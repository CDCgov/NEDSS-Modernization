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51F1" w:rsidRDefault="004B51F1" w:rsidP="004B51F1">
      <w:pPr>
        <w:spacing w:before="25" w:line="250" w:lineRule="auto"/>
        <w:ind w:left="439" w:right="1991"/>
        <w:rPr>
          <w:rFonts w:ascii="Arial" w:eastAsia="Arial" w:hAnsi="Arial" w:cs="Arial"/>
          <w:b/>
          <w:bCs/>
          <w:color w:val="365F91" w:themeColor="accent1" w:themeShade="BF"/>
          <w:sz w:val="68"/>
          <w:szCs w:val="68"/>
        </w:rPr>
      </w:pPr>
    </w:p>
    <w:p w:rsidR="00263440" w:rsidRDefault="004B51F1" w:rsidP="00263440">
      <w:pPr>
        <w:spacing w:before="25" w:after="0" w:line="250" w:lineRule="auto"/>
        <w:ind w:left="439" w:right="1991"/>
        <w:rPr>
          <w:rFonts w:ascii="Arial" w:eastAsia="Arial" w:hAnsi="Arial" w:cs="Arial"/>
          <w:b/>
          <w:bCs/>
          <w:color w:val="365F91" w:themeColor="accent1" w:themeShade="BF"/>
          <w:sz w:val="52"/>
          <w:szCs w:val="68"/>
        </w:rPr>
      </w:pPr>
      <w:r w:rsidRPr="00903450">
        <w:rPr>
          <w:rFonts w:ascii="Arial" w:eastAsia="Arial" w:hAnsi="Arial" w:cs="Arial"/>
          <w:b/>
          <w:bCs/>
          <w:color w:val="365F91" w:themeColor="accent1" w:themeShade="BF"/>
          <w:sz w:val="68"/>
          <w:szCs w:val="68"/>
        </w:rPr>
        <w:t>NEDSS</w:t>
      </w:r>
      <w:r w:rsidRPr="00903450">
        <w:rPr>
          <w:rFonts w:ascii="Arial" w:eastAsia="Arial" w:hAnsi="Arial" w:cs="Arial"/>
          <w:b/>
          <w:bCs/>
          <w:color w:val="365F91" w:themeColor="accent1" w:themeShade="BF"/>
          <w:spacing w:val="-30"/>
          <w:sz w:val="68"/>
          <w:szCs w:val="68"/>
        </w:rPr>
        <w:t xml:space="preserve"> </w:t>
      </w:r>
      <w:r w:rsidRPr="00903450">
        <w:rPr>
          <w:rFonts w:ascii="Arial" w:eastAsia="Arial" w:hAnsi="Arial" w:cs="Arial"/>
          <w:b/>
          <w:bCs/>
          <w:color w:val="365F91" w:themeColor="accent1" w:themeShade="BF"/>
          <w:sz w:val="68"/>
          <w:szCs w:val="68"/>
        </w:rPr>
        <w:t>Base</w:t>
      </w:r>
      <w:r w:rsidRPr="00903450">
        <w:rPr>
          <w:rFonts w:ascii="Arial" w:eastAsia="Arial" w:hAnsi="Arial" w:cs="Arial"/>
          <w:b/>
          <w:bCs/>
          <w:color w:val="365F91" w:themeColor="accent1" w:themeShade="BF"/>
          <w:spacing w:val="-30"/>
          <w:sz w:val="68"/>
          <w:szCs w:val="68"/>
        </w:rPr>
        <w:t xml:space="preserve"> </w:t>
      </w:r>
      <w:r w:rsidRPr="00903450">
        <w:rPr>
          <w:rFonts w:ascii="Arial" w:eastAsia="Arial" w:hAnsi="Arial" w:cs="Arial"/>
          <w:b/>
          <w:bCs/>
          <w:color w:val="365F91" w:themeColor="accent1" w:themeShade="BF"/>
          <w:sz w:val="68"/>
          <w:szCs w:val="68"/>
        </w:rPr>
        <w:t>System</w:t>
      </w:r>
      <w:r w:rsidRPr="00903450">
        <w:rPr>
          <w:rFonts w:ascii="Arial" w:eastAsia="Arial" w:hAnsi="Arial" w:cs="Arial"/>
          <w:b/>
          <w:bCs/>
          <w:color w:val="365F91" w:themeColor="accent1" w:themeShade="BF"/>
          <w:w w:val="99"/>
          <w:sz w:val="68"/>
          <w:szCs w:val="68"/>
        </w:rPr>
        <w:t xml:space="preserve"> </w:t>
      </w:r>
      <w:r w:rsidR="00263440">
        <w:rPr>
          <w:rFonts w:ascii="Arial" w:eastAsia="Arial" w:hAnsi="Arial" w:cs="Arial"/>
          <w:b/>
          <w:bCs/>
          <w:color w:val="365F91" w:themeColor="accent1" w:themeShade="BF"/>
          <w:sz w:val="52"/>
          <w:szCs w:val="68"/>
        </w:rPr>
        <w:t xml:space="preserve">Design Overview: </w:t>
      </w:r>
    </w:p>
    <w:p w:rsidR="00263440" w:rsidRDefault="004E1587" w:rsidP="00263440">
      <w:pPr>
        <w:spacing w:before="25" w:after="0" w:line="250" w:lineRule="auto"/>
        <w:ind w:left="439" w:right="1991"/>
        <w:rPr>
          <w:rFonts w:ascii="Arial" w:eastAsia="Arial" w:hAnsi="Arial" w:cs="Arial"/>
          <w:b/>
          <w:bCs/>
          <w:color w:val="365F91" w:themeColor="accent1" w:themeShade="BF"/>
          <w:sz w:val="52"/>
          <w:szCs w:val="68"/>
        </w:rPr>
      </w:pPr>
      <w:r>
        <w:rPr>
          <w:rFonts w:ascii="Arial" w:eastAsia="Arial" w:hAnsi="Arial" w:cs="Arial"/>
          <w:b/>
          <w:bCs/>
          <w:color w:val="365F91" w:themeColor="accent1" w:themeShade="BF"/>
          <w:sz w:val="52"/>
          <w:szCs w:val="68"/>
        </w:rPr>
        <w:t>Lab Report in PBP</w:t>
      </w:r>
    </w:p>
    <w:p w:rsidR="004B51F1" w:rsidRPr="00903450" w:rsidRDefault="004B51F1" w:rsidP="004B51F1">
      <w:pPr>
        <w:spacing w:before="16" w:line="260" w:lineRule="exact"/>
        <w:rPr>
          <w:color w:val="365F91" w:themeColor="accent1" w:themeShade="BF"/>
          <w:sz w:val="26"/>
          <w:szCs w:val="26"/>
        </w:rPr>
      </w:pPr>
      <w:r>
        <w:rPr>
          <w:color w:val="365F91" w:themeColor="accent1" w:themeShade="BF"/>
          <w:sz w:val="26"/>
          <w:szCs w:val="26"/>
        </w:rPr>
        <w:t xml:space="preserve"> </w:t>
      </w:r>
    </w:p>
    <w:p w:rsidR="004B51F1" w:rsidRDefault="004B51F1" w:rsidP="004B51F1">
      <w:pPr>
        <w:spacing w:before="52"/>
        <w:ind w:left="439"/>
        <w:rPr>
          <w:rFonts w:ascii="Arial" w:eastAsia="Arial" w:hAnsi="Arial" w:cs="Arial"/>
          <w:b/>
          <w:bCs/>
          <w:color w:val="365F91" w:themeColor="accent1" w:themeShade="BF"/>
          <w:sz w:val="40"/>
          <w:szCs w:val="40"/>
        </w:rPr>
      </w:pPr>
      <w:r>
        <w:rPr>
          <w:rFonts w:ascii="Arial" w:eastAsia="Arial" w:hAnsi="Arial" w:cs="Arial"/>
          <w:b/>
          <w:bCs/>
          <w:color w:val="365F91" w:themeColor="accent1" w:themeShade="BF"/>
          <w:sz w:val="40"/>
          <w:szCs w:val="40"/>
        </w:rPr>
        <w:t>Rele</w:t>
      </w:r>
      <w:r>
        <w:rPr>
          <w:rFonts w:ascii="Arial" w:eastAsia="Arial" w:hAnsi="Arial" w:cs="Arial"/>
          <w:b/>
          <w:bCs/>
          <w:color w:val="365F91" w:themeColor="accent1" w:themeShade="BF"/>
          <w:spacing w:val="-3"/>
          <w:sz w:val="40"/>
          <w:szCs w:val="40"/>
        </w:rPr>
        <w:t>a</w:t>
      </w:r>
      <w:r>
        <w:rPr>
          <w:rFonts w:ascii="Arial" w:eastAsia="Arial" w:hAnsi="Arial" w:cs="Arial"/>
          <w:b/>
          <w:bCs/>
          <w:color w:val="365F91" w:themeColor="accent1" w:themeShade="BF"/>
          <w:sz w:val="40"/>
          <w:szCs w:val="40"/>
        </w:rPr>
        <w:t>se</w:t>
      </w:r>
      <w:r>
        <w:rPr>
          <w:rFonts w:ascii="Arial" w:eastAsia="Arial" w:hAnsi="Arial" w:cs="Arial"/>
          <w:b/>
          <w:bCs/>
          <w:color w:val="365F91" w:themeColor="accent1" w:themeShade="BF"/>
          <w:spacing w:val="1"/>
          <w:sz w:val="40"/>
          <w:szCs w:val="40"/>
        </w:rPr>
        <w:t xml:space="preserve"> </w:t>
      </w:r>
      <w:r w:rsidR="00C07345">
        <w:rPr>
          <w:rFonts w:ascii="Arial" w:eastAsia="Arial" w:hAnsi="Arial" w:cs="Arial"/>
          <w:b/>
          <w:bCs/>
          <w:color w:val="365F91" w:themeColor="accent1" w:themeShade="BF"/>
          <w:sz w:val="40"/>
          <w:szCs w:val="40"/>
        </w:rPr>
        <w:t>6.0</w:t>
      </w:r>
    </w:p>
    <w:p w:rsidR="004B51F1" w:rsidRDefault="004E1587" w:rsidP="004B51F1">
      <w:pPr>
        <w:spacing w:before="52"/>
        <w:ind w:left="439"/>
        <w:rPr>
          <w:rFonts w:ascii="Arial" w:eastAsia="Arial" w:hAnsi="Arial" w:cs="Arial"/>
          <w:b/>
          <w:bCs/>
          <w:color w:val="365F91" w:themeColor="accent1" w:themeShade="BF"/>
          <w:sz w:val="40"/>
          <w:szCs w:val="40"/>
        </w:rPr>
      </w:pPr>
      <w:r>
        <w:rPr>
          <w:rFonts w:ascii="Arial" w:eastAsia="Arial" w:hAnsi="Arial" w:cs="Arial"/>
          <w:b/>
          <w:bCs/>
          <w:color w:val="365F91" w:themeColor="accent1" w:themeShade="BF"/>
          <w:sz w:val="40"/>
          <w:szCs w:val="40"/>
        </w:rPr>
        <w:t>December 21</w:t>
      </w:r>
      <w:r w:rsidR="00C07345">
        <w:rPr>
          <w:rFonts w:ascii="Arial" w:eastAsia="Arial" w:hAnsi="Arial" w:cs="Arial"/>
          <w:b/>
          <w:bCs/>
          <w:color w:val="365F91" w:themeColor="accent1" w:themeShade="BF"/>
          <w:sz w:val="40"/>
          <w:szCs w:val="40"/>
        </w:rPr>
        <w:t>, 2018</w:t>
      </w:r>
    </w:p>
    <w:p w:rsidR="004B51F1" w:rsidRDefault="004B51F1" w:rsidP="004B51F1">
      <w:pPr>
        <w:spacing w:line="200" w:lineRule="exact"/>
        <w:rPr>
          <w:sz w:val="20"/>
          <w:szCs w:val="20"/>
        </w:rPr>
      </w:pPr>
    </w:p>
    <w:p w:rsidR="004B51F1" w:rsidRDefault="004B51F1" w:rsidP="004B51F1">
      <w:pPr>
        <w:spacing w:line="200" w:lineRule="exact"/>
        <w:rPr>
          <w:sz w:val="20"/>
          <w:szCs w:val="20"/>
        </w:rPr>
      </w:pPr>
    </w:p>
    <w:p w:rsidR="004B51F1" w:rsidRDefault="004B51F1" w:rsidP="004B51F1">
      <w:pPr>
        <w:spacing w:line="200" w:lineRule="exact"/>
        <w:rPr>
          <w:sz w:val="20"/>
          <w:szCs w:val="20"/>
        </w:rPr>
      </w:pPr>
    </w:p>
    <w:p w:rsidR="004B51F1" w:rsidRDefault="004B51F1" w:rsidP="004B51F1">
      <w:pPr>
        <w:spacing w:line="200" w:lineRule="exact"/>
        <w:rPr>
          <w:sz w:val="20"/>
          <w:szCs w:val="20"/>
        </w:rPr>
      </w:pPr>
    </w:p>
    <w:p w:rsidR="004B51F1" w:rsidRDefault="004B51F1" w:rsidP="004B51F1">
      <w:pPr>
        <w:spacing w:before="13" w:line="200" w:lineRule="exact"/>
        <w:rPr>
          <w:sz w:val="20"/>
          <w:szCs w:val="20"/>
        </w:rPr>
      </w:pPr>
    </w:p>
    <w:p w:rsidR="004B51F1" w:rsidRDefault="004B51F1" w:rsidP="004B51F1">
      <w:pPr>
        <w:spacing w:before="74"/>
        <w:ind w:left="2573"/>
        <w:rPr>
          <w:rFonts w:ascii="Arial" w:eastAsia="Arial" w:hAnsi="Arial" w:cs="Arial"/>
        </w:rPr>
      </w:pPr>
      <w:r>
        <w:rPr>
          <w:noProof/>
          <w:lang w:val="es-ES_tradnl" w:eastAsia="es-ES_tradnl"/>
        </w:rPr>
        <w:drawing>
          <wp:anchor distT="0" distB="0" distL="114300" distR="114300" simplePos="0" relativeHeight="251661312" behindDoc="1" locked="0" layoutInCell="1" allowOverlap="1" wp14:anchorId="68607DC4" wp14:editId="58C5B359">
            <wp:simplePos x="0" y="0"/>
            <wp:positionH relativeFrom="page">
              <wp:posOffset>1379855</wp:posOffset>
            </wp:positionH>
            <wp:positionV relativeFrom="paragraph">
              <wp:posOffset>-213995</wp:posOffset>
            </wp:positionV>
            <wp:extent cx="805815" cy="814705"/>
            <wp:effectExtent l="0" t="0" r="0" b="4445"/>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5815" cy="814705"/>
                    </a:xfrm>
                    <a:prstGeom prst="rect">
                      <a:avLst/>
                    </a:prstGeom>
                    <a:noFill/>
                  </pic:spPr>
                </pic:pic>
              </a:graphicData>
            </a:graphic>
            <wp14:sizeRelH relativeFrom="page">
              <wp14:pctWidth>0</wp14:pctWidth>
            </wp14:sizeRelH>
            <wp14:sizeRelV relativeFrom="page">
              <wp14:pctHeight>0</wp14:pctHeight>
            </wp14:sizeRelV>
          </wp:anchor>
        </w:drawing>
      </w:r>
      <w:r>
        <w:rPr>
          <w:rFonts w:ascii="Arial" w:eastAsia="Arial" w:hAnsi="Arial" w:cs="Arial"/>
          <w:spacing w:val="-1"/>
        </w:rPr>
        <w:t>P</w:t>
      </w:r>
      <w:r>
        <w:rPr>
          <w:rFonts w:ascii="Arial" w:eastAsia="Arial" w:hAnsi="Arial" w:cs="Arial"/>
        </w:rPr>
        <w:t>re</w:t>
      </w:r>
      <w:r>
        <w:rPr>
          <w:rFonts w:ascii="Arial" w:eastAsia="Arial" w:hAnsi="Arial" w:cs="Arial"/>
          <w:spacing w:val="-1"/>
        </w:rPr>
        <w:t>p</w:t>
      </w:r>
      <w:r>
        <w:rPr>
          <w:rFonts w:ascii="Arial" w:eastAsia="Arial" w:hAnsi="Arial" w:cs="Arial"/>
        </w:rPr>
        <w:t>ared by:</w:t>
      </w:r>
    </w:p>
    <w:p w:rsidR="004B51F1" w:rsidRDefault="004B51F1" w:rsidP="004B51F1">
      <w:pPr>
        <w:spacing w:before="9" w:line="140" w:lineRule="exact"/>
        <w:rPr>
          <w:sz w:val="14"/>
          <w:szCs w:val="14"/>
        </w:rPr>
      </w:pPr>
    </w:p>
    <w:p w:rsidR="004B51F1" w:rsidRDefault="004B51F1" w:rsidP="004B51F1">
      <w:pPr>
        <w:ind w:left="2573"/>
        <w:rPr>
          <w:rFonts w:ascii="Arial" w:eastAsia="Arial" w:hAnsi="Arial" w:cs="Arial"/>
          <w:sz w:val="26"/>
          <w:szCs w:val="26"/>
        </w:rPr>
      </w:pPr>
      <w:r>
        <w:rPr>
          <w:rFonts w:ascii="Arial" w:eastAsia="Arial" w:hAnsi="Arial" w:cs="Arial"/>
          <w:b/>
          <w:bCs/>
          <w:sz w:val="26"/>
          <w:szCs w:val="26"/>
        </w:rPr>
        <w:t>U.S.</w:t>
      </w:r>
      <w:r>
        <w:rPr>
          <w:rFonts w:ascii="Arial" w:eastAsia="Arial" w:hAnsi="Arial" w:cs="Arial"/>
          <w:b/>
          <w:bCs/>
          <w:spacing w:val="-10"/>
          <w:sz w:val="26"/>
          <w:szCs w:val="26"/>
        </w:rPr>
        <w:t xml:space="preserve"> </w:t>
      </w:r>
      <w:r>
        <w:rPr>
          <w:rFonts w:ascii="Arial" w:eastAsia="Arial" w:hAnsi="Arial" w:cs="Arial"/>
          <w:b/>
          <w:bCs/>
          <w:sz w:val="26"/>
          <w:szCs w:val="26"/>
        </w:rPr>
        <w:t>De</w:t>
      </w:r>
      <w:r>
        <w:rPr>
          <w:rFonts w:ascii="Arial" w:eastAsia="Arial" w:hAnsi="Arial" w:cs="Arial"/>
          <w:b/>
          <w:bCs/>
          <w:spacing w:val="1"/>
          <w:sz w:val="26"/>
          <w:szCs w:val="26"/>
        </w:rPr>
        <w:t>p</w:t>
      </w:r>
      <w:r>
        <w:rPr>
          <w:rFonts w:ascii="Arial" w:eastAsia="Arial" w:hAnsi="Arial" w:cs="Arial"/>
          <w:b/>
          <w:bCs/>
          <w:sz w:val="26"/>
          <w:szCs w:val="26"/>
        </w:rPr>
        <w:t>art</w:t>
      </w:r>
      <w:r>
        <w:rPr>
          <w:rFonts w:ascii="Arial" w:eastAsia="Arial" w:hAnsi="Arial" w:cs="Arial"/>
          <w:b/>
          <w:bCs/>
          <w:spacing w:val="1"/>
          <w:sz w:val="26"/>
          <w:szCs w:val="26"/>
        </w:rPr>
        <w:t>m</w:t>
      </w:r>
      <w:r>
        <w:rPr>
          <w:rFonts w:ascii="Arial" w:eastAsia="Arial" w:hAnsi="Arial" w:cs="Arial"/>
          <w:b/>
          <w:bCs/>
          <w:sz w:val="26"/>
          <w:szCs w:val="26"/>
        </w:rPr>
        <w:t>ent</w:t>
      </w:r>
      <w:r>
        <w:rPr>
          <w:rFonts w:ascii="Arial" w:eastAsia="Arial" w:hAnsi="Arial" w:cs="Arial"/>
          <w:b/>
          <w:bCs/>
          <w:spacing w:val="-10"/>
          <w:sz w:val="26"/>
          <w:szCs w:val="26"/>
        </w:rPr>
        <w:t xml:space="preserve"> </w:t>
      </w:r>
      <w:r>
        <w:rPr>
          <w:rFonts w:ascii="Arial" w:eastAsia="Arial" w:hAnsi="Arial" w:cs="Arial"/>
          <w:b/>
          <w:bCs/>
          <w:sz w:val="26"/>
          <w:szCs w:val="26"/>
        </w:rPr>
        <w:t>of</w:t>
      </w:r>
      <w:r>
        <w:rPr>
          <w:rFonts w:ascii="Arial" w:eastAsia="Arial" w:hAnsi="Arial" w:cs="Arial"/>
          <w:b/>
          <w:bCs/>
          <w:spacing w:val="-8"/>
          <w:sz w:val="26"/>
          <w:szCs w:val="26"/>
        </w:rPr>
        <w:t xml:space="preserve"> </w:t>
      </w:r>
      <w:r>
        <w:rPr>
          <w:rFonts w:ascii="Arial" w:eastAsia="Arial" w:hAnsi="Arial" w:cs="Arial"/>
          <w:b/>
          <w:bCs/>
          <w:sz w:val="26"/>
          <w:szCs w:val="26"/>
        </w:rPr>
        <w:t>Health</w:t>
      </w:r>
      <w:r>
        <w:rPr>
          <w:rFonts w:ascii="Arial" w:eastAsia="Arial" w:hAnsi="Arial" w:cs="Arial"/>
          <w:b/>
          <w:bCs/>
          <w:spacing w:val="-10"/>
          <w:sz w:val="26"/>
          <w:szCs w:val="26"/>
        </w:rPr>
        <w:t xml:space="preserve"> </w:t>
      </w:r>
      <w:r>
        <w:rPr>
          <w:rFonts w:ascii="Arial" w:eastAsia="Arial" w:hAnsi="Arial" w:cs="Arial"/>
          <w:b/>
          <w:bCs/>
          <w:spacing w:val="1"/>
          <w:sz w:val="26"/>
          <w:szCs w:val="26"/>
        </w:rPr>
        <w:t>a</w:t>
      </w:r>
      <w:r>
        <w:rPr>
          <w:rFonts w:ascii="Arial" w:eastAsia="Arial" w:hAnsi="Arial" w:cs="Arial"/>
          <w:b/>
          <w:bCs/>
          <w:sz w:val="26"/>
          <w:szCs w:val="26"/>
        </w:rPr>
        <w:t>nd</w:t>
      </w:r>
      <w:r>
        <w:rPr>
          <w:rFonts w:ascii="Arial" w:eastAsia="Arial" w:hAnsi="Arial" w:cs="Arial"/>
          <w:b/>
          <w:bCs/>
          <w:spacing w:val="-10"/>
          <w:sz w:val="26"/>
          <w:szCs w:val="26"/>
        </w:rPr>
        <w:t xml:space="preserve"> </w:t>
      </w:r>
      <w:r>
        <w:rPr>
          <w:rFonts w:ascii="Arial" w:eastAsia="Arial" w:hAnsi="Arial" w:cs="Arial"/>
          <w:b/>
          <w:bCs/>
          <w:sz w:val="26"/>
          <w:szCs w:val="26"/>
        </w:rPr>
        <w:t>H</w:t>
      </w:r>
      <w:r>
        <w:rPr>
          <w:rFonts w:ascii="Arial" w:eastAsia="Arial" w:hAnsi="Arial" w:cs="Arial"/>
          <w:b/>
          <w:bCs/>
          <w:spacing w:val="1"/>
          <w:sz w:val="26"/>
          <w:szCs w:val="26"/>
        </w:rPr>
        <w:t>u</w:t>
      </w:r>
      <w:r>
        <w:rPr>
          <w:rFonts w:ascii="Arial" w:eastAsia="Arial" w:hAnsi="Arial" w:cs="Arial"/>
          <w:b/>
          <w:bCs/>
          <w:sz w:val="26"/>
          <w:szCs w:val="26"/>
        </w:rPr>
        <w:t>man</w:t>
      </w:r>
      <w:r>
        <w:rPr>
          <w:rFonts w:ascii="Arial" w:eastAsia="Arial" w:hAnsi="Arial" w:cs="Arial"/>
          <w:b/>
          <w:bCs/>
          <w:spacing w:val="-9"/>
          <w:sz w:val="26"/>
          <w:szCs w:val="26"/>
        </w:rPr>
        <w:t xml:space="preserve"> </w:t>
      </w:r>
      <w:r>
        <w:rPr>
          <w:rFonts w:ascii="Arial" w:eastAsia="Arial" w:hAnsi="Arial" w:cs="Arial"/>
          <w:b/>
          <w:bCs/>
          <w:sz w:val="26"/>
          <w:szCs w:val="26"/>
        </w:rPr>
        <w:t>Se</w:t>
      </w:r>
      <w:r>
        <w:rPr>
          <w:rFonts w:ascii="Arial" w:eastAsia="Arial" w:hAnsi="Arial" w:cs="Arial"/>
          <w:b/>
          <w:bCs/>
          <w:spacing w:val="1"/>
          <w:sz w:val="26"/>
          <w:szCs w:val="26"/>
        </w:rPr>
        <w:t>r</w:t>
      </w:r>
      <w:r>
        <w:rPr>
          <w:rFonts w:ascii="Arial" w:eastAsia="Arial" w:hAnsi="Arial" w:cs="Arial"/>
          <w:b/>
          <w:bCs/>
          <w:spacing w:val="-3"/>
          <w:sz w:val="26"/>
          <w:szCs w:val="26"/>
        </w:rPr>
        <w:t>v</w:t>
      </w:r>
      <w:r>
        <w:rPr>
          <w:rFonts w:ascii="Arial" w:eastAsia="Arial" w:hAnsi="Arial" w:cs="Arial"/>
          <w:b/>
          <w:bCs/>
          <w:sz w:val="26"/>
          <w:szCs w:val="26"/>
        </w:rPr>
        <w:t>i</w:t>
      </w:r>
      <w:r>
        <w:rPr>
          <w:rFonts w:ascii="Arial" w:eastAsia="Arial" w:hAnsi="Arial" w:cs="Arial"/>
          <w:b/>
          <w:bCs/>
          <w:spacing w:val="1"/>
          <w:sz w:val="26"/>
          <w:szCs w:val="26"/>
        </w:rPr>
        <w:t>c</w:t>
      </w:r>
      <w:r>
        <w:rPr>
          <w:rFonts w:ascii="Arial" w:eastAsia="Arial" w:hAnsi="Arial" w:cs="Arial"/>
          <w:b/>
          <w:bCs/>
          <w:sz w:val="26"/>
          <w:szCs w:val="26"/>
        </w:rPr>
        <w:t>es</w:t>
      </w:r>
    </w:p>
    <w:p w:rsidR="004B51F1" w:rsidRDefault="004B51F1">
      <w:pPr>
        <w:rPr>
          <w:rFonts w:asciiTheme="majorHAnsi" w:eastAsiaTheme="majorEastAsia" w:hAnsiTheme="majorHAnsi" w:cstheme="majorBidi"/>
          <w:color w:val="17365D" w:themeColor="text2" w:themeShade="BF"/>
          <w:spacing w:val="5"/>
          <w:kern w:val="28"/>
          <w:sz w:val="52"/>
          <w:szCs w:val="52"/>
        </w:rPr>
      </w:pPr>
      <w:r>
        <w:br w:type="page"/>
      </w:r>
    </w:p>
    <w:p w:rsidR="004B51F1" w:rsidRPr="00615796" w:rsidRDefault="004B51F1" w:rsidP="004B51F1">
      <w:pPr>
        <w:jc w:val="center"/>
        <w:rPr>
          <w:b/>
          <w:color w:val="1F497D" w:themeColor="text2"/>
          <w:sz w:val="28"/>
        </w:rPr>
      </w:pPr>
      <w:r w:rsidRPr="00615796">
        <w:rPr>
          <w:b/>
          <w:color w:val="1F497D" w:themeColor="text2"/>
          <w:sz w:val="28"/>
        </w:rPr>
        <w:lastRenderedPageBreak/>
        <w:t>Version History</w:t>
      </w:r>
    </w:p>
    <w:tbl>
      <w:tblPr>
        <w:tblStyle w:val="LightList-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
        <w:gridCol w:w="1435"/>
        <w:gridCol w:w="1122"/>
        <w:gridCol w:w="1227"/>
        <w:gridCol w:w="5620"/>
      </w:tblGrid>
      <w:tr w:rsidR="004B51F1" w:rsidRPr="005A4AA2" w:rsidTr="00C340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 w:type="pct"/>
          </w:tcPr>
          <w:p w:rsidR="004B51F1" w:rsidRPr="005A4AA2" w:rsidRDefault="004B51F1" w:rsidP="00C76921">
            <w:pPr>
              <w:pStyle w:val="tabletxt"/>
              <w:jc w:val="center"/>
              <w:rPr>
                <w:rFonts w:asciiTheme="minorHAnsi" w:hAnsiTheme="minorHAnsi"/>
              </w:rPr>
            </w:pPr>
            <w:r w:rsidRPr="005A4AA2">
              <w:rPr>
                <w:rFonts w:asciiTheme="minorHAnsi" w:hAnsiTheme="minorHAnsi"/>
              </w:rPr>
              <w:t>Version #</w:t>
            </w:r>
          </w:p>
        </w:tc>
        <w:tc>
          <w:tcPr>
            <w:tcW w:w="697" w:type="pct"/>
          </w:tcPr>
          <w:p w:rsidR="004B51F1" w:rsidRPr="005A4AA2" w:rsidRDefault="004B51F1" w:rsidP="00C76921">
            <w:pPr>
              <w:pStyle w:val="tabletx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5A4AA2">
              <w:rPr>
                <w:rFonts w:asciiTheme="minorHAnsi" w:hAnsiTheme="minorHAnsi"/>
              </w:rPr>
              <w:t>Author</w:t>
            </w:r>
          </w:p>
        </w:tc>
        <w:tc>
          <w:tcPr>
            <w:tcW w:w="545" w:type="pct"/>
          </w:tcPr>
          <w:p w:rsidR="004B51F1" w:rsidRPr="005A4AA2" w:rsidRDefault="004B51F1" w:rsidP="00C76921">
            <w:pPr>
              <w:pStyle w:val="tabletx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5A4AA2">
              <w:rPr>
                <w:rFonts w:asciiTheme="minorHAnsi" w:hAnsiTheme="minorHAnsi"/>
              </w:rPr>
              <w:t>Reviewed By</w:t>
            </w:r>
          </w:p>
        </w:tc>
        <w:tc>
          <w:tcPr>
            <w:tcW w:w="596" w:type="pct"/>
          </w:tcPr>
          <w:p w:rsidR="004B51F1" w:rsidRPr="005A4AA2" w:rsidRDefault="004B51F1" w:rsidP="00C76921">
            <w:pPr>
              <w:pStyle w:val="tabletx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5A4AA2">
              <w:rPr>
                <w:rFonts w:asciiTheme="minorHAnsi" w:hAnsiTheme="minorHAnsi"/>
              </w:rPr>
              <w:t>Revision Date</w:t>
            </w:r>
          </w:p>
        </w:tc>
        <w:tc>
          <w:tcPr>
            <w:tcW w:w="2728" w:type="pct"/>
          </w:tcPr>
          <w:p w:rsidR="004B51F1" w:rsidRPr="005A4AA2" w:rsidRDefault="004B51F1" w:rsidP="00C76921">
            <w:pPr>
              <w:pStyle w:val="tabletx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5A4AA2">
              <w:rPr>
                <w:rFonts w:asciiTheme="minorHAnsi" w:hAnsiTheme="minorHAnsi"/>
              </w:rPr>
              <w:t>Revision Notes</w:t>
            </w:r>
          </w:p>
        </w:tc>
      </w:tr>
      <w:tr w:rsidR="00925DAE" w:rsidRPr="005A4AA2" w:rsidTr="00C34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 w:type="pct"/>
            <w:tcBorders>
              <w:top w:val="none" w:sz="0" w:space="0" w:color="auto"/>
              <w:left w:val="none" w:sz="0" w:space="0" w:color="auto"/>
              <w:bottom w:val="none" w:sz="0" w:space="0" w:color="auto"/>
            </w:tcBorders>
          </w:tcPr>
          <w:p w:rsidR="00925DAE" w:rsidRPr="00925DAE" w:rsidRDefault="00925DAE" w:rsidP="00C76921">
            <w:pPr>
              <w:rPr>
                <w:b w:val="0"/>
                <w:sz w:val="20"/>
                <w:szCs w:val="20"/>
              </w:rPr>
            </w:pPr>
            <w:r w:rsidRPr="00925DAE">
              <w:rPr>
                <w:b w:val="0"/>
                <w:sz w:val="20"/>
                <w:szCs w:val="20"/>
              </w:rPr>
              <w:t>1.0</w:t>
            </w:r>
          </w:p>
        </w:tc>
        <w:tc>
          <w:tcPr>
            <w:tcW w:w="697" w:type="pct"/>
            <w:tcBorders>
              <w:top w:val="none" w:sz="0" w:space="0" w:color="auto"/>
              <w:bottom w:val="none" w:sz="0" w:space="0" w:color="auto"/>
            </w:tcBorders>
          </w:tcPr>
          <w:p w:rsidR="00925DAE" w:rsidRDefault="00925DAE" w:rsidP="00C76921">
            <w:pPr>
              <w:cnfStyle w:val="000000100000" w:firstRow="0" w:lastRow="0" w:firstColumn="0" w:lastColumn="0" w:oddVBand="0" w:evenVBand="0" w:oddHBand="1" w:evenHBand="0" w:firstRowFirstColumn="0" w:firstRowLastColumn="0" w:lastRowFirstColumn="0" w:lastRowLastColumn="0"/>
              <w:rPr>
                <w:sz w:val="20"/>
                <w:szCs w:val="20"/>
              </w:rPr>
            </w:pPr>
          </w:p>
        </w:tc>
        <w:tc>
          <w:tcPr>
            <w:tcW w:w="545" w:type="pct"/>
            <w:tcBorders>
              <w:top w:val="none" w:sz="0" w:space="0" w:color="auto"/>
              <w:bottom w:val="none" w:sz="0" w:space="0" w:color="auto"/>
            </w:tcBorders>
          </w:tcPr>
          <w:p w:rsidR="00925DAE" w:rsidRPr="005A4AA2" w:rsidRDefault="00925DAE" w:rsidP="00C76921">
            <w:pPr>
              <w:cnfStyle w:val="000000100000" w:firstRow="0" w:lastRow="0" w:firstColumn="0" w:lastColumn="0" w:oddVBand="0" w:evenVBand="0" w:oddHBand="1" w:evenHBand="0" w:firstRowFirstColumn="0" w:firstRowLastColumn="0" w:lastRowFirstColumn="0" w:lastRowLastColumn="0"/>
              <w:rPr>
                <w:sz w:val="20"/>
                <w:szCs w:val="20"/>
              </w:rPr>
            </w:pPr>
          </w:p>
        </w:tc>
        <w:tc>
          <w:tcPr>
            <w:tcW w:w="596" w:type="pct"/>
            <w:tcBorders>
              <w:top w:val="none" w:sz="0" w:space="0" w:color="auto"/>
              <w:bottom w:val="none" w:sz="0" w:space="0" w:color="auto"/>
            </w:tcBorders>
          </w:tcPr>
          <w:p w:rsidR="00925DAE" w:rsidRPr="005A4AA2" w:rsidRDefault="00925DAE" w:rsidP="00C76921">
            <w:pPr>
              <w:cnfStyle w:val="000000100000" w:firstRow="0" w:lastRow="0" w:firstColumn="0" w:lastColumn="0" w:oddVBand="0" w:evenVBand="0" w:oddHBand="1" w:evenHBand="0" w:firstRowFirstColumn="0" w:firstRowLastColumn="0" w:lastRowFirstColumn="0" w:lastRowLastColumn="0"/>
              <w:rPr>
                <w:sz w:val="20"/>
                <w:szCs w:val="20"/>
              </w:rPr>
            </w:pPr>
          </w:p>
        </w:tc>
        <w:tc>
          <w:tcPr>
            <w:tcW w:w="2728" w:type="pct"/>
            <w:tcBorders>
              <w:top w:val="none" w:sz="0" w:space="0" w:color="auto"/>
              <w:bottom w:val="none" w:sz="0" w:space="0" w:color="auto"/>
              <w:right w:val="none" w:sz="0" w:space="0" w:color="auto"/>
            </w:tcBorders>
          </w:tcPr>
          <w:p w:rsidR="00925DAE" w:rsidRPr="005A4AA2" w:rsidRDefault="00925DAE" w:rsidP="00C76921">
            <w:pPr>
              <w:cnfStyle w:val="000000100000" w:firstRow="0" w:lastRow="0" w:firstColumn="0" w:lastColumn="0" w:oddVBand="0" w:evenVBand="0" w:oddHBand="1" w:evenHBand="0" w:firstRowFirstColumn="0" w:firstRowLastColumn="0" w:lastRowFirstColumn="0" w:lastRowLastColumn="0"/>
              <w:rPr>
                <w:sz w:val="20"/>
                <w:szCs w:val="20"/>
              </w:rPr>
            </w:pPr>
          </w:p>
        </w:tc>
      </w:tr>
      <w:tr w:rsidR="00925DAE" w:rsidRPr="005A4AA2" w:rsidTr="00C3408B">
        <w:tc>
          <w:tcPr>
            <w:cnfStyle w:val="001000000000" w:firstRow="0" w:lastRow="0" w:firstColumn="1" w:lastColumn="0" w:oddVBand="0" w:evenVBand="0" w:oddHBand="0" w:evenHBand="0" w:firstRowFirstColumn="0" w:firstRowLastColumn="0" w:lastRowFirstColumn="0" w:lastRowLastColumn="0"/>
            <w:tcW w:w="433" w:type="pct"/>
          </w:tcPr>
          <w:p w:rsidR="00925DAE" w:rsidRPr="00925DAE" w:rsidRDefault="00925DAE" w:rsidP="00C76921">
            <w:pPr>
              <w:rPr>
                <w:b w:val="0"/>
                <w:sz w:val="20"/>
                <w:szCs w:val="20"/>
              </w:rPr>
            </w:pPr>
            <w:r w:rsidRPr="00925DAE">
              <w:rPr>
                <w:b w:val="0"/>
                <w:sz w:val="20"/>
                <w:szCs w:val="20"/>
              </w:rPr>
              <w:t>0.2</w:t>
            </w:r>
          </w:p>
        </w:tc>
        <w:tc>
          <w:tcPr>
            <w:tcW w:w="697" w:type="pct"/>
          </w:tcPr>
          <w:p w:rsidR="00925DAE" w:rsidRDefault="00D71882" w:rsidP="00C769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Fatima Lopez Calzado</w:t>
            </w:r>
          </w:p>
        </w:tc>
        <w:tc>
          <w:tcPr>
            <w:tcW w:w="545" w:type="pct"/>
          </w:tcPr>
          <w:p w:rsidR="00925DAE" w:rsidRPr="005A4AA2" w:rsidRDefault="00925DAE" w:rsidP="00C76921">
            <w:pPr>
              <w:cnfStyle w:val="000000000000" w:firstRow="0" w:lastRow="0" w:firstColumn="0" w:lastColumn="0" w:oddVBand="0" w:evenVBand="0" w:oddHBand="0" w:evenHBand="0" w:firstRowFirstColumn="0" w:firstRowLastColumn="0" w:lastRowFirstColumn="0" w:lastRowLastColumn="0"/>
              <w:rPr>
                <w:sz w:val="20"/>
                <w:szCs w:val="20"/>
              </w:rPr>
            </w:pPr>
          </w:p>
        </w:tc>
        <w:tc>
          <w:tcPr>
            <w:tcW w:w="596" w:type="pct"/>
          </w:tcPr>
          <w:p w:rsidR="00925DAE" w:rsidRPr="005A4AA2" w:rsidRDefault="00D71882" w:rsidP="00C7692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1/15/2019</w:t>
            </w:r>
          </w:p>
        </w:tc>
        <w:tc>
          <w:tcPr>
            <w:tcW w:w="2728" w:type="pct"/>
          </w:tcPr>
          <w:p w:rsidR="00925DAE" w:rsidRPr="005A4AA2" w:rsidRDefault="009F10A7" w:rsidP="00925DA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Document updated</w:t>
            </w:r>
          </w:p>
        </w:tc>
      </w:tr>
      <w:tr w:rsidR="005A4AA2" w:rsidRPr="005A4AA2" w:rsidTr="00C34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 w:type="pct"/>
            <w:tcBorders>
              <w:top w:val="none" w:sz="0" w:space="0" w:color="auto"/>
              <w:left w:val="none" w:sz="0" w:space="0" w:color="auto"/>
              <w:bottom w:val="none" w:sz="0" w:space="0" w:color="auto"/>
            </w:tcBorders>
          </w:tcPr>
          <w:p w:rsidR="005A4AA2" w:rsidRPr="005A4AA2" w:rsidRDefault="005A4AA2" w:rsidP="00C76921">
            <w:pPr>
              <w:rPr>
                <w:b w:val="0"/>
                <w:sz w:val="20"/>
                <w:szCs w:val="20"/>
              </w:rPr>
            </w:pPr>
            <w:r w:rsidRPr="005A4AA2">
              <w:rPr>
                <w:b w:val="0"/>
                <w:sz w:val="20"/>
                <w:szCs w:val="20"/>
              </w:rPr>
              <w:t>0.1</w:t>
            </w:r>
          </w:p>
        </w:tc>
        <w:tc>
          <w:tcPr>
            <w:tcW w:w="697" w:type="pct"/>
            <w:tcBorders>
              <w:top w:val="none" w:sz="0" w:space="0" w:color="auto"/>
              <w:bottom w:val="none" w:sz="0" w:space="0" w:color="auto"/>
            </w:tcBorders>
          </w:tcPr>
          <w:p w:rsidR="005A4AA2" w:rsidRPr="005A4AA2" w:rsidRDefault="00263440" w:rsidP="00C769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Fatima </w:t>
            </w:r>
            <w:r w:rsidR="00C07345">
              <w:rPr>
                <w:sz w:val="20"/>
                <w:szCs w:val="20"/>
              </w:rPr>
              <w:t xml:space="preserve">Lopez </w:t>
            </w:r>
            <w:r>
              <w:rPr>
                <w:sz w:val="20"/>
                <w:szCs w:val="20"/>
              </w:rPr>
              <w:t>Calzado</w:t>
            </w:r>
          </w:p>
        </w:tc>
        <w:tc>
          <w:tcPr>
            <w:tcW w:w="545" w:type="pct"/>
            <w:tcBorders>
              <w:top w:val="none" w:sz="0" w:space="0" w:color="auto"/>
              <w:bottom w:val="none" w:sz="0" w:space="0" w:color="auto"/>
            </w:tcBorders>
          </w:tcPr>
          <w:p w:rsidR="005A4AA2" w:rsidRPr="005A4AA2" w:rsidRDefault="005A4AA2" w:rsidP="00C76921">
            <w:pPr>
              <w:cnfStyle w:val="000000100000" w:firstRow="0" w:lastRow="0" w:firstColumn="0" w:lastColumn="0" w:oddVBand="0" w:evenVBand="0" w:oddHBand="1" w:evenHBand="0" w:firstRowFirstColumn="0" w:firstRowLastColumn="0" w:lastRowFirstColumn="0" w:lastRowLastColumn="0"/>
              <w:rPr>
                <w:sz w:val="20"/>
                <w:szCs w:val="20"/>
              </w:rPr>
            </w:pPr>
          </w:p>
        </w:tc>
        <w:tc>
          <w:tcPr>
            <w:tcW w:w="596" w:type="pct"/>
            <w:tcBorders>
              <w:top w:val="none" w:sz="0" w:space="0" w:color="auto"/>
              <w:bottom w:val="none" w:sz="0" w:space="0" w:color="auto"/>
            </w:tcBorders>
          </w:tcPr>
          <w:p w:rsidR="005A4AA2" w:rsidRPr="005A4AA2" w:rsidRDefault="00D71882" w:rsidP="00C769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12/12</w:t>
            </w:r>
            <w:r w:rsidR="00C07345">
              <w:rPr>
                <w:sz w:val="20"/>
                <w:szCs w:val="20"/>
              </w:rPr>
              <w:t>/2018</w:t>
            </w:r>
          </w:p>
        </w:tc>
        <w:tc>
          <w:tcPr>
            <w:tcW w:w="2728" w:type="pct"/>
            <w:tcBorders>
              <w:top w:val="none" w:sz="0" w:space="0" w:color="auto"/>
              <w:bottom w:val="none" w:sz="0" w:space="0" w:color="auto"/>
              <w:right w:val="none" w:sz="0" w:space="0" w:color="auto"/>
            </w:tcBorders>
          </w:tcPr>
          <w:p w:rsidR="005A4AA2" w:rsidRPr="005A4AA2" w:rsidRDefault="00263440" w:rsidP="002634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Initial version of this document.</w:t>
            </w:r>
          </w:p>
        </w:tc>
      </w:tr>
    </w:tbl>
    <w:p w:rsidR="004B51F1" w:rsidRDefault="004B51F1" w:rsidP="004B51F1"/>
    <w:p w:rsidR="00E13DBA" w:rsidRDefault="00E13DBA" w:rsidP="00E13DBA"/>
    <w:p w:rsidR="00E13DBA" w:rsidRDefault="00E13DBA">
      <w:r>
        <w:br w:type="page"/>
      </w:r>
    </w:p>
    <w:sdt>
      <w:sdtPr>
        <w:rPr>
          <w:rFonts w:asciiTheme="minorHAnsi" w:eastAsiaTheme="minorHAnsi" w:hAnsiTheme="minorHAnsi" w:cstheme="minorBidi"/>
          <w:b w:val="0"/>
          <w:bCs w:val="0"/>
          <w:color w:val="auto"/>
          <w:sz w:val="22"/>
          <w:szCs w:val="22"/>
          <w:lang w:eastAsia="en-US"/>
        </w:rPr>
        <w:id w:val="1512721889"/>
        <w:docPartObj>
          <w:docPartGallery w:val="Table of Contents"/>
          <w:docPartUnique/>
        </w:docPartObj>
      </w:sdtPr>
      <w:sdtEndPr>
        <w:rPr>
          <w:noProof/>
        </w:rPr>
      </w:sdtEndPr>
      <w:sdtContent>
        <w:p w:rsidR="009A5A09" w:rsidRDefault="009A5A09">
          <w:pPr>
            <w:pStyle w:val="TOCHeading"/>
          </w:pPr>
          <w:r>
            <w:t>Contents</w:t>
          </w:r>
        </w:p>
        <w:p w:rsidR="00F311FF" w:rsidRDefault="009A5A09">
          <w:pPr>
            <w:pStyle w:val="TOC1"/>
            <w:tabs>
              <w:tab w:val="left" w:pos="400"/>
              <w:tab w:val="right" w:leader="dot" w:pos="10070"/>
            </w:tabs>
            <w:rPr>
              <w:rFonts w:eastAsiaTheme="minorEastAsia"/>
              <w:noProof/>
              <w:lang w:val="es-ES_tradnl" w:eastAsia="es-ES_tradnl"/>
            </w:rPr>
          </w:pPr>
          <w:r w:rsidRPr="002D2E3E">
            <w:rPr>
              <w:rPrChange w:id="0" w:author="Christi Hildebrandt" w:date="2018-09-27T18:39:00Z">
                <w:rPr>
                  <w:rFonts w:asciiTheme="majorHAnsi" w:hAnsiTheme="majorHAnsi"/>
                </w:rPr>
              </w:rPrChange>
            </w:rPr>
            <w:fldChar w:fldCharType="begin"/>
          </w:r>
          <w:r w:rsidRPr="002D2E3E">
            <w:rPr>
              <w:rPrChange w:id="1" w:author="Christi Hildebrandt" w:date="2018-09-27T18:39:00Z">
                <w:rPr>
                  <w:rFonts w:asciiTheme="majorHAnsi" w:hAnsiTheme="majorHAnsi"/>
                </w:rPr>
              </w:rPrChange>
            </w:rPr>
            <w:instrText xml:space="preserve"> TOC \o "1-3" \h \z \u </w:instrText>
          </w:r>
          <w:r w:rsidRPr="002D2E3E">
            <w:rPr>
              <w:rPrChange w:id="2" w:author="Christi Hildebrandt" w:date="2018-09-27T18:39:00Z">
                <w:rPr>
                  <w:rFonts w:asciiTheme="majorHAnsi" w:hAnsiTheme="majorHAnsi"/>
                  <w:b/>
                  <w:bCs/>
                  <w:noProof/>
                </w:rPr>
              </w:rPrChange>
            </w:rPr>
            <w:fldChar w:fldCharType="separate"/>
          </w:r>
          <w:bookmarkStart w:id="3" w:name="_GoBack"/>
          <w:bookmarkEnd w:id="3"/>
          <w:r w:rsidR="00F311FF" w:rsidRPr="00A54EB7">
            <w:rPr>
              <w:rStyle w:val="Hyperlink"/>
              <w:noProof/>
            </w:rPr>
            <w:fldChar w:fldCharType="begin"/>
          </w:r>
          <w:r w:rsidR="00F311FF" w:rsidRPr="00A54EB7">
            <w:rPr>
              <w:rStyle w:val="Hyperlink"/>
              <w:noProof/>
            </w:rPr>
            <w:instrText xml:space="preserve"> </w:instrText>
          </w:r>
          <w:r w:rsidR="00F311FF">
            <w:rPr>
              <w:noProof/>
            </w:rPr>
            <w:instrText>HYPERLINK \l "_Toc535313316"</w:instrText>
          </w:r>
          <w:r w:rsidR="00F311FF" w:rsidRPr="00A54EB7">
            <w:rPr>
              <w:rStyle w:val="Hyperlink"/>
              <w:noProof/>
            </w:rPr>
            <w:instrText xml:space="preserve"> </w:instrText>
          </w:r>
          <w:r w:rsidR="00F311FF" w:rsidRPr="00A54EB7">
            <w:rPr>
              <w:rStyle w:val="Hyperlink"/>
              <w:noProof/>
            </w:rPr>
          </w:r>
          <w:r w:rsidR="00F311FF" w:rsidRPr="00A54EB7">
            <w:rPr>
              <w:rStyle w:val="Hyperlink"/>
              <w:noProof/>
            </w:rPr>
            <w:fldChar w:fldCharType="separate"/>
          </w:r>
          <w:r w:rsidR="00F311FF" w:rsidRPr="00A54EB7">
            <w:rPr>
              <w:rStyle w:val="Hyperlink"/>
              <w:noProof/>
            </w:rPr>
            <w:t>1</w:t>
          </w:r>
          <w:r w:rsidR="00F311FF">
            <w:rPr>
              <w:rFonts w:eastAsiaTheme="minorEastAsia"/>
              <w:noProof/>
              <w:lang w:val="es-ES_tradnl" w:eastAsia="es-ES_tradnl"/>
            </w:rPr>
            <w:tab/>
          </w:r>
          <w:r w:rsidR="00F311FF" w:rsidRPr="00A54EB7">
            <w:rPr>
              <w:rStyle w:val="Hyperlink"/>
              <w:noProof/>
            </w:rPr>
            <w:t>Introduction</w:t>
          </w:r>
          <w:r w:rsidR="00F311FF">
            <w:rPr>
              <w:noProof/>
              <w:webHidden/>
            </w:rPr>
            <w:tab/>
          </w:r>
          <w:r w:rsidR="00F311FF">
            <w:rPr>
              <w:noProof/>
              <w:webHidden/>
            </w:rPr>
            <w:fldChar w:fldCharType="begin"/>
          </w:r>
          <w:r w:rsidR="00F311FF">
            <w:rPr>
              <w:noProof/>
              <w:webHidden/>
            </w:rPr>
            <w:instrText xml:space="preserve"> PAGEREF _Toc535313316 \h </w:instrText>
          </w:r>
          <w:r w:rsidR="00F311FF">
            <w:rPr>
              <w:noProof/>
              <w:webHidden/>
            </w:rPr>
          </w:r>
          <w:r w:rsidR="00F311FF">
            <w:rPr>
              <w:noProof/>
              <w:webHidden/>
            </w:rPr>
            <w:fldChar w:fldCharType="separate"/>
          </w:r>
          <w:r w:rsidR="00F311FF">
            <w:rPr>
              <w:noProof/>
              <w:webHidden/>
            </w:rPr>
            <w:t>4</w:t>
          </w:r>
          <w:r w:rsidR="00F311FF">
            <w:rPr>
              <w:noProof/>
              <w:webHidden/>
            </w:rPr>
            <w:fldChar w:fldCharType="end"/>
          </w:r>
          <w:r w:rsidR="00F311FF" w:rsidRPr="00A54EB7">
            <w:rPr>
              <w:rStyle w:val="Hyperlink"/>
              <w:noProof/>
            </w:rPr>
            <w:fldChar w:fldCharType="end"/>
          </w:r>
        </w:p>
        <w:p w:rsidR="00F311FF" w:rsidRDefault="00F311FF">
          <w:pPr>
            <w:pStyle w:val="TOC2"/>
            <w:tabs>
              <w:tab w:val="left" w:pos="880"/>
              <w:tab w:val="right" w:leader="dot" w:pos="10070"/>
            </w:tabs>
            <w:rPr>
              <w:rFonts w:eastAsiaTheme="minorEastAsia"/>
              <w:noProof/>
              <w:lang w:val="es-ES_tradnl" w:eastAsia="es-ES_tradnl"/>
            </w:rPr>
          </w:pPr>
          <w:hyperlink w:anchor="_Toc535313317" w:history="1">
            <w:r w:rsidRPr="00A54EB7">
              <w:rPr>
                <w:rStyle w:val="Hyperlink"/>
                <w:noProof/>
              </w:rPr>
              <w:t>1.1</w:t>
            </w:r>
            <w:r>
              <w:rPr>
                <w:rFonts w:eastAsiaTheme="minorEastAsia"/>
                <w:noProof/>
                <w:lang w:val="es-ES_tradnl" w:eastAsia="es-ES_tradnl"/>
              </w:rPr>
              <w:tab/>
            </w:r>
            <w:r w:rsidRPr="00A54EB7">
              <w:rPr>
                <w:rStyle w:val="Hyperlink"/>
                <w:noProof/>
              </w:rPr>
              <w:t>Purpose</w:t>
            </w:r>
            <w:r>
              <w:rPr>
                <w:noProof/>
                <w:webHidden/>
              </w:rPr>
              <w:tab/>
            </w:r>
            <w:r>
              <w:rPr>
                <w:noProof/>
                <w:webHidden/>
              </w:rPr>
              <w:fldChar w:fldCharType="begin"/>
            </w:r>
            <w:r>
              <w:rPr>
                <w:noProof/>
                <w:webHidden/>
              </w:rPr>
              <w:instrText xml:space="preserve"> PAGEREF _Toc535313317 \h </w:instrText>
            </w:r>
            <w:r>
              <w:rPr>
                <w:noProof/>
                <w:webHidden/>
              </w:rPr>
            </w:r>
            <w:r>
              <w:rPr>
                <w:noProof/>
                <w:webHidden/>
              </w:rPr>
              <w:fldChar w:fldCharType="separate"/>
            </w:r>
            <w:r>
              <w:rPr>
                <w:noProof/>
                <w:webHidden/>
              </w:rPr>
              <w:t>4</w:t>
            </w:r>
            <w:r>
              <w:rPr>
                <w:noProof/>
                <w:webHidden/>
              </w:rPr>
              <w:fldChar w:fldCharType="end"/>
            </w:r>
          </w:hyperlink>
        </w:p>
        <w:p w:rsidR="00F311FF" w:rsidRDefault="00F311FF">
          <w:pPr>
            <w:pStyle w:val="TOC2"/>
            <w:tabs>
              <w:tab w:val="left" w:pos="880"/>
              <w:tab w:val="right" w:leader="dot" w:pos="10070"/>
            </w:tabs>
            <w:rPr>
              <w:rFonts w:eastAsiaTheme="minorEastAsia"/>
              <w:noProof/>
              <w:lang w:val="es-ES_tradnl" w:eastAsia="es-ES_tradnl"/>
            </w:rPr>
          </w:pPr>
          <w:hyperlink w:anchor="_Toc535313318" w:history="1">
            <w:r w:rsidRPr="00A54EB7">
              <w:rPr>
                <w:rStyle w:val="Hyperlink"/>
                <w:noProof/>
              </w:rPr>
              <w:t>1.2</w:t>
            </w:r>
            <w:r>
              <w:rPr>
                <w:rFonts w:eastAsiaTheme="minorEastAsia"/>
                <w:noProof/>
                <w:lang w:val="es-ES_tradnl" w:eastAsia="es-ES_tradnl"/>
              </w:rPr>
              <w:tab/>
            </w:r>
            <w:r w:rsidRPr="00A54EB7">
              <w:rPr>
                <w:rStyle w:val="Hyperlink"/>
                <w:noProof/>
              </w:rPr>
              <w:t>Background &amp; Scope</w:t>
            </w:r>
            <w:r>
              <w:rPr>
                <w:noProof/>
                <w:webHidden/>
              </w:rPr>
              <w:tab/>
            </w:r>
            <w:r>
              <w:rPr>
                <w:noProof/>
                <w:webHidden/>
              </w:rPr>
              <w:fldChar w:fldCharType="begin"/>
            </w:r>
            <w:r>
              <w:rPr>
                <w:noProof/>
                <w:webHidden/>
              </w:rPr>
              <w:instrText xml:space="preserve"> PAGEREF _Toc535313318 \h </w:instrText>
            </w:r>
            <w:r>
              <w:rPr>
                <w:noProof/>
                <w:webHidden/>
              </w:rPr>
            </w:r>
            <w:r>
              <w:rPr>
                <w:noProof/>
                <w:webHidden/>
              </w:rPr>
              <w:fldChar w:fldCharType="separate"/>
            </w:r>
            <w:r>
              <w:rPr>
                <w:noProof/>
                <w:webHidden/>
              </w:rPr>
              <w:t>4</w:t>
            </w:r>
            <w:r>
              <w:rPr>
                <w:noProof/>
                <w:webHidden/>
              </w:rPr>
              <w:fldChar w:fldCharType="end"/>
            </w:r>
          </w:hyperlink>
        </w:p>
        <w:p w:rsidR="00F311FF" w:rsidRDefault="00F311FF">
          <w:pPr>
            <w:pStyle w:val="TOC2"/>
            <w:tabs>
              <w:tab w:val="left" w:pos="880"/>
              <w:tab w:val="right" w:leader="dot" w:pos="10070"/>
            </w:tabs>
            <w:rPr>
              <w:rFonts w:eastAsiaTheme="minorEastAsia"/>
              <w:noProof/>
              <w:lang w:val="es-ES_tradnl" w:eastAsia="es-ES_tradnl"/>
            </w:rPr>
          </w:pPr>
          <w:hyperlink w:anchor="_Toc535313319" w:history="1">
            <w:r w:rsidRPr="00A54EB7">
              <w:rPr>
                <w:rStyle w:val="Hyperlink"/>
                <w:noProof/>
              </w:rPr>
              <w:t>1.3</w:t>
            </w:r>
            <w:r>
              <w:rPr>
                <w:rFonts w:eastAsiaTheme="minorEastAsia"/>
                <w:noProof/>
                <w:lang w:val="es-ES_tradnl" w:eastAsia="es-ES_tradnl"/>
              </w:rPr>
              <w:tab/>
            </w:r>
            <w:r w:rsidRPr="00A54EB7">
              <w:rPr>
                <w:rStyle w:val="Hyperlink"/>
                <w:noProof/>
              </w:rPr>
              <w:t>Document Organization and Usage</w:t>
            </w:r>
            <w:r>
              <w:rPr>
                <w:noProof/>
                <w:webHidden/>
              </w:rPr>
              <w:tab/>
            </w:r>
            <w:r>
              <w:rPr>
                <w:noProof/>
                <w:webHidden/>
              </w:rPr>
              <w:fldChar w:fldCharType="begin"/>
            </w:r>
            <w:r>
              <w:rPr>
                <w:noProof/>
                <w:webHidden/>
              </w:rPr>
              <w:instrText xml:space="preserve"> PAGEREF _Toc535313319 \h </w:instrText>
            </w:r>
            <w:r>
              <w:rPr>
                <w:noProof/>
                <w:webHidden/>
              </w:rPr>
            </w:r>
            <w:r>
              <w:rPr>
                <w:noProof/>
                <w:webHidden/>
              </w:rPr>
              <w:fldChar w:fldCharType="separate"/>
            </w:r>
            <w:r>
              <w:rPr>
                <w:noProof/>
                <w:webHidden/>
              </w:rPr>
              <w:t>4</w:t>
            </w:r>
            <w:r>
              <w:rPr>
                <w:noProof/>
                <w:webHidden/>
              </w:rPr>
              <w:fldChar w:fldCharType="end"/>
            </w:r>
          </w:hyperlink>
        </w:p>
        <w:p w:rsidR="00F311FF" w:rsidRDefault="00F311FF">
          <w:pPr>
            <w:pStyle w:val="TOC2"/>
            <w:tabs>
              <w:tab w:val="left" w:pos="880"/>
              <w:tab w:val="right" w:leader="dot" w:pos="10070"/>
            </w:tabs>
            <w:rPr>
              <w:rFonts w:eastAsiaTheme="minorEastAsia"/>
              <w:noProof/>
              <w:lang w:val="es-ES_tradnl" w:eastAsia="es-ES_tradnl"/>
            </w:rPr>
          </w:pPr>
          <w:hyperlink w:anchor="_Toc535313320" w:history="1">
            <w:r w:rsidRPr="00A54EB7">
              <w:rPr>
                <w:rStyle w:val="Hyperlink"/>
                <w:noProof/>
              </w:rPr>
              <w:t>1.4</w:t>
            </w:r>
            <w:r>
              <w:rPr>
                <w:rFonts w:eastAsiaTheme="minorEastAsia"/>
                <w:noProof/>
                <w:lang w:val="es-ES_tradnl" w:eastAsia="es-ES_tradnl"/>
              </w:rPr>
              <w:tab/>
            </w:r>
            <w:r w:rsidRPr="00A54EB7">
              <w:rPr>
                <w:rStyle w:val="Hyperlink"/>
                <w:noProof/>
              </w:rPr>
              <w:t>Key Terminology and Acronyms</w:t>
            </w:r>
            <w:r>
              <w:rPr>
                <w:noProof/>
                <w:webHidden/>
              </w:rPr>
              <w:tab/>
            </w:r>
            <w:r>
              <w:rPr>
                <w:noProof/>
                <w:webHidden/>
              </w:rPr>
              <w:fldChar w:fldCharType="begin"/>
            </w:r>
            <w:r>
              <w:rPr>
                <w:noProof/>
                <w:webHidden/>
              </w:rPr>
              <w:instrText xml:space="preserve"> PAGEREF _Toc535313320 \h </w:instrText>
            </w:r>
            <w:r>
              <w:rPr>
                <w:noProof/>
                <w:webHidden/>
              </w:rPr>
            </w:r>
            <w:r>
              <w:rPr>
                <w:noProof/>
                <w:webHidden/>
              </w:rPr>
              <w:fldChar w:fldCharType="separate"/>
            </w:r>
            <w:r>
              <w:rPr>
                <w:noProof/>
                <w:webHidden/>
              </w:rPr>
              <w:t>6</w:t>
            </w:r>
            <w:r>
              <w:rPr>
                <w:noProof/>
                <w:webHidden/>
              </w:rPr>
              <w:fldChar w:fldCharType="end"/>
            </w:r>
          </w:hyperlink>
        </w:p>
        <w:p w:rsidR="00F311FF" w:rsidRDefault="00F311FF">
          <w:pPr>
            <w:pStyle w:val="TOC1"/>
            <w:tabs>
              <w:tab w:val="left" w:pos="400"/>
              <w:tab w:val="right" w:leader="dot" w:pos="10070"/>
            </w:tabs>
            <w:rPr>
              <w:rFonts w:eastAsiaTheme="minorEastAsia"/>
              <w:noProof/>
              <w:lang w:val="es-ES_tradnl" w:eastAsia="es-ES_tradnl"/>
            </w:rPr>
          </w:pPr>
          <w:hyperlink w:anchor="_Toc535313321" w:history="1">
            <w:r w:rsidRPr="00A54EB7">
              <w:rPr>
                <w:rStyle w:val="Hyperlink"/>
                <w:noProof/>
              </w:rPr>
              <w:t>2</w:t>
            </w:r>
            <w:r>
              <w:rPr>
                <w:rFonts w:eastAsiaTheme="minorEastAsia"/>
                <w:noProof/>
                <w:lang w:val="es-ES_tradnl" w:eastAsia="es-ES_tradnl"/>
              </w:rPr>
              <w:tab/>
            </w:r>
            <w:r w:rsidRPr="00A54EB7">
              <w:rPr>
                <w:rStyle w:val="Hyperlink"/>
                <w:noProof/>
              </w:rPr>
              <w:t>Lab Report Overview</w:t>
            </w:r>
            <w:r>
              <w:rPr>
                <w:noProof/>
                <w:webHidden/>
              </w:rPr>
              <w:tab/>
            </w:r>
            <w:r>
              <w:rPr>
                <w:noProof/>
                <w:webHidden/>
              </w:rPr>
              <w:fldChar w:fldCharType="begin"/>
            </w:r>
            <w:r>
              <w:rPr>
                <w:noProof/>
                <w:webHidden/>
              </w:rPr>
              <w:instrText xml:space="preserve"> PAGEREF _Toc535313321 \h </w:instrText>
            </w:r>
            <w:r>
              <w:rPr>
                <w:noProof/>
                <w:webHidden/>
              </w:rPr>
            </w:r>
            <w:r>
              <w:rPr>
                <w:noProof/>
                <w:webHidden/>
              </w:rPr>
              <w:fldChar w:fldCharType="separate"/>
            </w:r>
            <w:r>
              <w:rPr>
                <w:noProof/>
                <w:webHidden/>
              </w:rPr>
              <w:t>7</w:t>
            </w:r>
            <w:r>
              <w:rPr>
                <w:noProof/>
                <w:webHidden/>
              </w:rPr>
              <w:fldChar w:fldCharType="end"/>
            </w:r>
          </w:hyperlink>
        </w:p>
        <w:p w:rsidR="00F311FF" w:rsidRDefault="00F311FF">
          <w:pPr>
            <w:pStyle w:val="TOC1"/>
            <w:tabs>
              <w:tab w:val="left" w:pos="400"/>
              <w:tab w:val="right" w:leader="dot" w:pos="10070"/>
            </w:tabs>
            <w:rPr>
              <w:rFonts w:eastAsiaTheme="minorEastAsia"/>
              <w:noProof/>
              <w:lang w:val="es-ES_tradnl" w:eastAsia="es-ES_tradnl"/>
            </w:rPr>
          </w:pPr>
          <w:hyperlink w:anchor="_Toc535313322" w:history="1">
            <w:r w:rsidRPr="00A54EB7">
              <w:rPr>
                <w:rStyle w:val="Hyperlink"/>
                <w:noProof/>
              </w:rPr>
              <w:t>3</w:t>
            </w:r>
            <w:r>
              <w:rPr>
                <w:rFonts w:eastAsiaTheme="minorEastAsia"/>
                <w:noProof/>
                <w:lang w:val="es-ES_tradnl" w:eastAsia="es-ES_tradnl"/>
              </w:rPr>
              <w:tab/>
            </w:r>
            <w:r w:rsidRPr="00A54EB7">
              <w:rPr>
                <w:rStyle w:val="Hyperlink"/>
                <w:noProof/>
              </w:rPr>
              <w:t>Linkage Workflow</w:t>
            </w:r>
            <w:r>
              <w:rPr>
                <w:noProof/>
                <w:webHidden/>
              </w:rPr>
              <w:tab/>
            </w:r>
            <w:r>
              <w:rPr>
                <w:noProof/>
                <w:webHidden/>
              </w:rPr>
              <w:fldChar w:fldCharType="begin"/>
            </w:r>
            <w:r>
              <w:rPr>
                <w:noProof/>
                <w:webHidden/>
              </w:rPr>
              <w:instrText xml:space="preserve"> PAGEREF _Toc535313322 \h </w:instrText>
            </w:r>
            <w:r>
              <w:rPr>
                <w:noProof/>
                <w:webHidden/>
              </w:rPr>
            </w:r>
            <w:r>
              <w:rPr>
                <w:noProof/>
                <w:webHidden/>
              </w:rPr>
              <w:fldChar w:fldCharType="separate"/>
            </w:r>
            <w:r>
              <w:rPr>
                <w:noProof/>
                <w:webHidden/>
              </w:rPr>
              <w:t>7</w:t>
            </w:r>
            <w:r>
              <w:rPr>
                <w:noProof/>
                <w:webHidden/>
              </w:rPr>
              <w:fldChar w:fldCharType="end"/>
            </w:r>
          </w:hyperlink>
        </w:p>
        <w:p w:rsidR="00F311FF" w:rsidRDefault="00F311FF">
          <w:pPr>
            <w:pStyle w:val="TOC2"/>
            <w:tabs>
              <w:tab w:val="left" w:pos="880"/>
              <w:tab w:val="right" w:leader="dot" w:pos="10070"/>
            </w:tabs>
            <w:rPr>
              <w:rFonts w:eastAsiaTheme="minorEastAsia"/>
              <w:noProof/>
              <w:lang w:val="es-ES_tradnl" w:eastAsia="es-ES_tradnl"/>
            </w:rPr>
          </w:pPr>
          <w:hyperlink w:anchor="_Toc535313323" w:history="1">
            <w:r w:rsidRPr="00A54EB7">
              <w:rPr>
                <w:rStyle w:val="Hyperlink"/>
                <w:noProof/>
              </w:rPr>
              <w:t>3.1</w:t>
            </w:r>
            <w:r>
              <w:rPr>
                <w:rFonts w:eastAsiaTheme="minorEastAsia"/>
                <w:noProof/>
                <w:lang w:val="es-ES_tradnl" w:eastAsia="es-ES_tradnl"/>
              </w:rPr>
              <w:tab/>
            </w:r>
            <w:r w:rsidRPr="00A54EB7">
              <w:rPr>
                <w:rStyle w:val="Hyperlink"/>
                <w:noProof/>
              </w:rPr>
              <w:t>Adding a new resulted test</w:t>
            </w:r>
            <w:r>
              <w:rPr>
                <w:noProof/>
                <w:webHidden/>
              </w:rPr>
              <w:tab/>
            </w:r>
            <w:r>
              <w:rPr>
                <w:noProof/>
                <w:webHidden/>
              </w:rPr>
              <w:fldChar w:fldCharType="begin"/>
            </w:r>
            <w:r>
              <w:rPr>
                <w:noProof/>
                <w:webHidden/>
              </w:rPr>
              <w:instrText xml:space="preserve"> PAGEREF _Toc535313323 \h </w:instrText>
            </w:r>
            <w:r>
              <w:rPr>
                <w:noProof/>
                <w:webHidden/>
              </w:rPr>
            </w:r>
            <w:r>
              <w:rPr>
                <w:noProof/>
                <w:webHidden/>
              </w:rPr>
              <w:fldChar w:fldCharType="separate"/>
            </w:r>
            <w:r>
              <w:rPr>
                <w:noProof/>
                <w:webHidden/>
              </w:rPr>
              <w:t>8</w:t>
            </w:r>
            <w:r>
              <w:rPr>
                <w:noProof/>
                <w:webHidden/>
              </w:rPr>
              <w:fldChar w:fldCharType="end"/>
            </w:r>
          </w:hyperlink>
        </w:p>
        <w:p w:rsidR="00F311FF" w:rsidRDefault="00F311FF">
          <w:pPr>
            <w:pStyle w:val="TOC2"/>
            <w:tabs>
              <w:tab w:val="left" w:pos="880"/>
              <w:tab w:val="right" w:leader="dot" w:pos="10070"/>
            </w:tabs>
            <w:rPr>
              <w:rFonts w:eastAsiaTheme="minorEastAsia"/>
              <w:noProof/>
              <w:lang w:val="es-ES_tradnl" w:eastAsia="es-ES_tradnl"/>
            </w:rPr>
          </w:pPr>
          <w:hyperlink w:anchor="_Toc535313324" w:history="1">
            <w:r w:rsidRPr="00A54EB7">
              <w:rPr>
                <w:rStyle w:val="Hyperlink"/>
                <w:noProof/>
              </w:rPr>
              <w:t>3.2</w:t>
            </w:r>
            <w:r>
              <w:rPr>
                <w:rFonts w:eastAsiaTheme="minorEastAsia"/>
                <w:noProof/>
                <w:lang w:val="es-ES_tradnl" w:eastAsia="es-ES_tradnl"/>
              </w:rPr>
              <w:tab/>
            </w:r>
            <w:r w:rsidRPr="00A54EB7">
              <w:rPr>
                <w:rStyle w:val="Hyperlink"/>
                <w:noProof/>
              </w:rPr>
              <w:t>Updating an existing resulted test</w:t>
            </w:r>
            <w:r>
              <w:rPr>
                <w:noProof/>
                <w:webHidden/>
              </w:rPr>
              <w:tab/>
            </w:r>
            <w:r>
              <w:rPr>
                <w:noProof/>
                <w:webHidden/>
              </w:rPr>
              <w:fldChar w:fldCharType="begin"/>
            </w:r>
            <w:r>
              <w:rPr>
                <w:noProof/>
                <w:webHidden/>
              </w:rPr>
              <w:instrText xml:space="preserve"> PAGEREF _Toc535313324 \h </w:instrText>
            </w:r>
            <w:r>
              <w:rPr>
                <w:noProof/>
                <w:webHidden/>
              </w:rPr>
            </w:r>
            <w:r>
              <w:rPr>
                <w:noProof/>
                <w:webHidden/>
              </w:rPr>
              <w:fldChar w:fldCharType="separate"/>
            </w:r>
            <w:r>
              <w:rPr>
                <w:noProof/>
                <w:webHidden/>
              </w:rPr>
              <w:t>9</w:t>
            </w:r>
            <w:r>
              <w:rPr>
                <w:noProof/>
                <w:webHidden/>
              </w:rPr>
              <w:fldChar w:fldCharType="end"/>
            </w:r>
          </w:hyperlink>
        </w:p>
        <w:p w:rsidR="00F311FF" w:rsidRDefault="00F311FF">
          <w:pPr>
            <w:pStyle w:val="TOC2"/>
            <w:tabs>
              <w:tab w:val="left" w:pos="880"/>
              <w:tab w:val="right" w:leader="dot" w:pos="10070"/>
            </w:tabs>
            <w:rPr>
              <w:rFonts w:eastAsiaTheme="minorEastAsia"/>
              <w:noProof/>
              <w:lang w:val="es-ES_tradnl" w:eastAsia="es-ES_tradnl"/>
            </w:rPr>
          </w:pPr>
          <w:hyperlink w:anchor="_Toc535313325" w:history="1">
            <w:r w:rsidRPr="00A54EB7">
              <w:rPr>
                <w:rStyle w:val="Hyperlink"/>
                <w:noProof/>
              </w:rPr>
              <w:t>3.3</w:t>
            </w:r>
            <w:r>
              <w:rPr>
                <w:rFonts w:eastAsiaTheme="minorEastAsia"/>
                <w:noProof/>
                <w:lang w:val="es-ES_tradnl" w:eastAsia="es-ES_tradnl"/>
              </w:rPr>
              <w:tab/>
            </w:r>
            <w:r w:rsidRPr="00A54EB7">
              <w:rPr>
                <w:rStyle w:val="Hyperlink"/>
                <w:noProof/>
              </w:rPr>
              <w:t>Viewing an existing resulted test</w:t>
            </w:r>
            <w:r>
              <w:rPr>
                <w:noProof/>
                <w:webHidden/>
              </w:rPr>
              <w:tab/>
            </w:r>
            <w:r>
              <w:rPr>
                <w:noProof/>
                <w:webHidden/>
              </w:rPr>
              <w:fldChar w:fldCharType="begin"/>
            </w:r>
            <w:r>
              <w:rPr>
                <w:noProof/>
                <w:webHidden/>
              </w:rPr>
              <w:instrText xml:space="preserve"> PAGEREF _Toc535313325 \h </w:instrText>
            </w:r>
            <w:r>
              <w:rPr>
                <w:noProof/>
                <w:webHidden/>
              </w:rPr>
            </w:r>
            <w:r>
              <w:rPr>
                <w:noProof/>
                <w:webHidden/>
              </w:rPr>
              <w:fldChar w:fldCharType="separate"/>
            </w:r>
            <w:r>
              <w:rPr>
                <w:noProof/>
                <w:webHidden/>
              </w:rPr>
              <w:t>9</w:t>
            </w:r>
            <w:r>
              <w:rPr>
                <w:noProof/>
                <w:webHidden/>
              </w:rPr>
              <w:fldChar w:fldCharType="end"/>
            </w:r>
          </w:hyperlink>
        </w:p>
        <w:p w:rsidR="00F311FF" w:rsidRDefault="00F311FF">
          <w:pPr>
            <w:pStyle w:val="TOC3"/>
            <w:tabs>
              <w:tab w:val="left" w:pos="1100"/>
              <w:tab w:val="right" w:leader="dot" w:pos="10070"/>
            </w:tabs>
            <w:rPr>
              <w:rFonts w:asciiTheme="minorHAnsi" w:eastAsiaTheme="minorEastAsia" w:hAnsiTheme="minorHAnsi" w:cstheme="minorBidi"/>
              <w:noProof/>
              <w:sz w:val="22"/>
              <w:szCs w:val="22"/>
              <w:lang w:val="es-ES_tradnl" w:eastAsia="es-ES_tradnl"/>
            </w:rPr>
          </w:pPr>
          <w:hyperlink w:anchor="_Toc535313326" w:history="1">
            <w:r w:rsidRPr="00A54EB7">
              <w:rPr>
                <w:rStyle w:val="Hyperlink"/>
                <w:noProof/>
              </w:rPr>
              <w:t>3.3.1</w:t>
            </w:r>
            <w:r>
              <w:rPr>
                <w:rFonts w:asciiTheme="minorHAnsi" w:eastAsiaTheme="minorEastAsia" w:hAnsiTheme="minorHAnsi" w:cstheme="minorBidi"/>
                <w:noProof/>
                <w:sz w:val="22"/>
                <w:szCs w:val="22"/>
                <w:lang w:val="es-ES_tradnl" w:eastAsia="es-ES_tradnl"/>
              </w:rPr>
              <w:tab/>
            </w:r>
            <w:r w:rsidRPr="00A54EB7">
              <w:rPr>
                <w:rStyle w:val="Hyperlink"/>
                <w:noProof/>
              </w:rPr>
              <w:t>Generating next key</w:t>
            </w:r>
            <w:r>
              <w:rPr>
                <w:noProof/>
                <w:webHidden/>
              </w:rPr>
              <w:tab/>
            </w:r>
            <w:r>
              <w:rPr>
                <w:noProof/>
                <w:webHidden/>
              </w:rPr>
              <w:fldChar w:fldCharType="begin"/>
            </w:r>
            <w:r>
              <w:rPr>
                <w:noProof/>
                <w:webHidden/>
              </w:rPr>
              <w:instrText xml:space="preserve"> PAGEREF _Toc535313326 \h </w:instrText>
            </w:r>
            <w:r>
              <w:rPr>
                <w:noProof/>
                <w:webHidden/>
              </w:rPr>
            </w:r>
            <w:r>
              <w:rPr>
                <w:noProof/>
                <w:webHidden/>
              </w:rPr>
              <w:fldChar w:fldCharType="separate"/>
            </w:r>
            <w:r>
              <w:rPr>
                <w:noProof/>
                <w:webHidden/>
              </w:rPr>
              <w:t>9</w:t>
            </w:r>
            <w:r>
              <w:rPr>
                <w:noProof/>
                <w:webHidden/>
              </w:rPr>
              <w:fldChar w:fldCharType="end"/>
            </w:r>
          </w:hyperlink>
        </w:p>
        <w:p w:rsidR="00F311FF" w:rsidRDefault="00F311FF">
          <w:pPr>
            <w:pStyle w:val="TOC1"/>
            <w:tabs>
              <w:tab w:val="left" w:pos="400"/>
              <w:tab w:val="right" w:leader="dot" w:pos="10070"/>
            </w:tabs>
            <w:rPr>
              <w:rFonts w:eastAsiaTheme="minorEastAsia"/>
              <w:noProof/>
              <w:lang w:val="es-ES_tradnl" w:eastAsia="es-ES_tradnl"/>
            </w:rPr>
          </w:pPr>
          <w:hyperlink w:anchor="_Toc535313327" w:history="1">
            <w:r w:rsidRPr="00A54EB7">
              <w:rPr>
                <w:rStyle w:val="Hyperlink"/>
                <w:noProof/>
              </w:rPr>
              <w:t>4</w:t>
            </w:r>
            <w:r>
              <w:rPr>
                <w:rFonts w:eastAsiaTheme="minorEastAsia"/>
                <w:noProof/>
                <w:lang w:val="es-ES_tradnl" w:eastAsia="es-ES_tradnl"/>
              </w:rPr>
              <w:tab/>
            </w:r>
            <w:r w:rsidRPr="00A54EB7">
              <w:rPr>
                <w:rStyle w:val="Hyperlink"/>
                <w:noProof/>
              </w:rPr>
              <w:t>Key Linkage API</w:t>
            </w:r>
            <w:r>
              <w:rPr>
                <w:noProof/>
                <w:webHidden/>
              </w:rPr>
              <w:tab/>
            </w:r>
            <w:r>
              <w:rPr>
                <w:noProof/>
                <w:webHidden/>
              </w:rPr>
              <w:fldChar w:fldCharType="begin"/>
            </w:r>
            <w:r>
              <w:rPr>
                <w:noProof/>
                <w:webHidden/>
              </w:rPr>
              <w:instrText xml:space="preserve"> PAGEREF _Toc535313327 \h </w:instrText>
            </w:r>
            <w:r>
              <w:rPr>
                <w:noProof/>
                <w:webHidden/>
              </w:rPr>
            </w:r>
            <w:r>
              <w:rPr>
                <w:noProof/>
                <w:webHidden/>
              </w:rPr>
              <w:fldChar w:fldCharType="separate"/>
            </w:r>
            <w:r>
              <w:rPr>
                <w:noProof/>
                <w:webHidden/>
              </w:rPr>
              <w:t>9</w:t>
            </w:r>
            <w:r>
              <w:rPr>
                <w:noProof/>
                <w:webHidden/>
              </w:rPr>
              <w:fldChar w:fldCharType="end"/>
            </w:r>
          </w:hyperlink>
        </w:p>
        <w:p w:rsidR="00F311FF" w:rsidRDefault="00F311FF">
          <w:pPr>
            <w:pStyle w:val="TOC1"/>
            <w:tabs>
              <w:tab w:val="left" w:pos="400"/>
              <w:tab w:val="right" w:leader="dot" w:pos="10070"/>
            </w:tabs>
            <w:rPr>
              <w:rFonts w:eastAsiaTheme="minorEastAsia"/>
              <w:noProof/>
              <w:lang w:val="es-ES_tradnl" w:eastAsia="es-ES_tradnl"/>
            </w:rPr>
          </w:pPr>
          <w:hyperlink w:anchor="_Toc535313328" w:history="1">
            <w:r w:rsidRPr="00A54EB7">
              <w:rPr>
                <w:rStyle w:val="Hyperlink"/>
                <w:noProof/>
              </w:rPr>
              <w:t>5</w:t>
            </w:r>
            <w:r>
              <w:rPr>
                <w:rFonts w:eastAsiaTheme="minorEastAsia"/>
                <w:noProof/>
                <w:lang w:val="es-ES_tradnl" w:eastAsia="es-ES_tradnl"/>
              </w:rPr>
              <w:tab/>
            </w:r>
            <w:r w:rsidRPr="00A54EB7">
              <w:rPr>
                <w:rStyle w:val="Hyperlink"/>
                <w:noProof/>
              </w:rPr>
              <w:t>NBS459 Current Key</w:t>
            </w:r>
            <w:r>
              <w:rPr>
                <w:noProof/>
                <w:webHidden/>
              </w:rPr>
              <w:tab/>
            </w:r>
            <w:r>
              <w:rPr>
                <w:noProof/>
                <w:webHidden/>
              </w:rPr>
              <w:fldChar w:fldCharType="begin"/>
            </w:r>
            <w:r>
              <w:rPr>
                <w:noProof/>
                <w:webHidden/>
              </w:rPr>
              <w:instrText xml:space="preserve"> PAGEREF _Toc535313328 \h </w:instrText>
            </w:r>
            <w:r>
              <w:rPr>
                <w:noProof/>
                <w:webHidden/>
              </w:rPr>
            </w:r>
            <w:r>
              <w:rPr>
                <w:noProof/>
                <w:webHidden/>
              </w:rPr>
              <w:fldChar w:fldCharType="separate"/>
            </w:r>
            <w:r>
              <w:rPr>
                <w:noProof/>
                <w:webHidden/>
              </w:rPr>
              <w:t>10</w:t>
            </w:r>
            <w:r>
              <w:rPr>
                <w:noProof/>
                <w:webHidden/>
              </w:rPr>
              <w:fldChar w:fldCharType="end"/>
            </w:r>
          </w:hyperlink>
        </w:p>
        <w:p w:rsidR="00F311FF" w:rsidRDefault="00F311FF">
          <w:pPr>
            <w:pStyle w:val="TOC1"/>
            <w:tabs>
              <w:tab w:val="left" w:pos="400"/>
              <w:tab w:val="right" w:leader="dot" w:pos="10070"/>
            </w:tabs>
            <w:rPr>
              <w:rFonts w:eastAsiaTheme="minorEastAsia"/>
              <w:noProof/>
              <w:lang w:val="es-ES_tradnl" w:eastAsia="es-ES_tradnl"/>
            </w:rPr>
          </w:pPr>
          <w:hyperlink w:anchor="_Toc535313329" w:history="1">
            <w:r w:rsidRPr="00A54EB7">
              <w:rPr>
                <w:rStyle w:val="Hyperlink"/>
                <w:noProof/>
              </w:rPr>
              <w:t>6</w:t>
            </w:r>
            <w:r>
              <w:rPr>
                <w:rFonts w:eastAsiaTheme="minorEastAsia"/>
                <w:noProof/>
                <w:lang w:val="es-ES_tradnl" w:eastAsia="es-ES_tradnl"/>
              </w:rPr>
              <w:tab/>
            </w:r>
            <w:r w:rsidRPr="00A54EB7">
              <w:rPr>
                <w:rStyle w:val="Hyperlink"/>
                <w:noProof/>
              </w:rPr>
              <w:t>Hidden rowKey on each of the rows in the batch</w:t>
            </w:r>
            <w:r>
              <w:rPr>
                <w:noProof/>
                <w:webHidden/>
              </w:rPr>
              <w:tab/>
            </w:r>
            <w:r>
              <w:rPr>
                <w:noProof/>
                <w:webHidden/>
              </w:rPr>
              <w:fldChar w:fldCharType="begin"/>
            </w:r>
            <w:r>
              <w:rPr>
                <w:noProof/>
                <w:webHidden/>
              </w:rPr>
              <w:instrText xml:space="preserve"> PAGEREF _Toc535313329 \h </w:instrText>
            </w:r>
            <w:r>
              <w:rPr>
                <w:noProof/>
                <w:webHidden/>
              </w:rPr>
            </w:r>
            <w:r>
              <w:rPr>
                <w:noProof/>
                <w:webHidden/>
              </w:rPr>
              <w:fldChar w:fldCharType="separate"/>
            </w:r>
            <w:r>
              <w:rPr>
                <w:noProof/>
                <w:webHidden/>
              </w:rPr>
              <w:t>10</w:t>
            </w:r>
            <w:r>
              <w:rPr>
                <w:noProof/>
                <w:webHidden/>
              </w:rPr>
              <w:fldChar w:fldCharType="end"/>
            </w:r>
          </w:hyperlink>
        </w:p>
        <w:p w:rsidR="00F311FF" w:rsidRDefault="00F311FF">
          <w:pPr>
            <w:pStyle w:val="TOC1"/>
            <w:tabs>
              <w:tab w:val="left" w:pos="400"/>
              <w:tab w:val="right" w:leader="dot" w:pos="10070"/>
            </w:tabs>
            <w:rPr>
              <w:rFonts w:eastAsiaTheme="minorEastAsia"/>
              <w:noProof/>
              <w:lang w:val="es-ES_tradnl" w:eastAsia="es-ES_tradnl"/>
            </w:rPr>
          </w:pPr>
          <w:hyperlink w:anchor="_Toc535313330" w:history="1">
            <w:r w:rsidRPr="00A54EB7">
              <w:rPr>
                <w:rStyle w:val="Hyperlink"/>
                <w:noProof/>
              </w:rPr>
              <w:t>7</w:t>
            </w:r>
            <w:r>
              <w:rPr>
                <w:rFonts w:eastAsiaTheme="minorEastAsia"/>
                <w:noProof/>
                <w:lang w:val="es-ES_tradnl" w:eastAsia="es-ES_tradnl"/>
              </w:rPr>
              <w:tab/>
            </w:r>
            <w:r w:rsidRPr="00A54EB7">
              <w:rPr>
                <w:rStyle w:val="Hyperlink"/>
                <w:noProof/>
              </w:rPr>
              <w:t>PageSubForm in the session</w:t>
            </w:r>
            <w:r>
              <w:rPr>
                <w:noProof/>
                <w:webHidden/>
              </w:rPr>
              <w:tab/>
            </w:r>
            <w:r>
              <w:rPr>
                <w:noProof/>
                <w:webHidden/>
              </w:rPr>
              <w:fldChar w:fldCharType="begin"/>
            </w:r>
            <w:r>
              <w:rPr>
                <w:noProof/>
                <w:webHidden/>
              </w:rPr>
              <w:instrText xml:space="preserve"> PAGEREF _Toc535313330 \h </w:instrText>
            </w:r>
            <w:r>
              <w:rPr>
                <w:noProof/>
                <w:webHidden/>
              </w:rPr>
            </w:r>
            <w:r>
              <w:rPr>
                <w:noProof/>
                <w:webHidden/>
              </w:rPr>
              <w:fldChar w:fldCharType="separate"/>
            </w:r>
            <w:r>
              <w:rPr>
                <w:noProof/>
                <w:webHidden/>
              </w:rPr>
              <w:t>11</w:t>
            </w:r>
            <w:r>
              <w:rPr>
                <w:noProof/>
                <w:webHidden/>
              </w:rPr>
              <w:fldChar w:fldCharType="end"/>
            </w:r>
          </w:hyperlink>
        </w:p>
        <w:p w:rsidR="00F311FF" w:rsidRDefault="00F311FF">
          <w:pPr>
            <w:pStyle w:val="TOC1"/>
            <w:tabs>
              <w:tab w:val="left" w:pos="400"/>
              <w:tab w:val="right" w:leader="dot" w:pos="10070"/>
            </w:tabs>
            <w:rPr>
              <w:rFonts w:eastAsiaTheme="minorEastAsia"/>
              <w:noProof/>
              <w:lang w:val="es-ES_tradnl" w:eastAsia="es-ES_tradnl"/>
            </w:rPr>
          </w:pPr>
          <w:hyperlink w:anchor="_Toc535313331" w:history="1">
            <w:r w:rsidRPr="00A54EB7">
              <w:rPr>
                <w:rStyle w:val="Hyperlink"/>
                <w:noProof/>
              </w:rPr>
              <w:t>8</w:t>
            </w:r>
            <w:r>
              <w:rPr>
                <w:rFonts w:eastAsiaTheme="minorEastAsia"/>
                <w:noProof/>
                <w:lang w:val="es-ES_tradnl" w:eastAsia="es-ES_tradnl"/>
              </w:rPr>
              <w:tab/>
            </w:r>
            <w:r w:rsidRPr="00A54EB7">
              <w:rPr>
                <w:rStyle w:val="Hyperlink"/>
                <w:noProof/>
              </w:rPr>
              <w:t>Opening the Subform on View or Edit mode</w:t>
            </w:r>
            <w:r>
              <w:rPr>
                <w:noProof/>
                <w:webHidden/>
              </w:rPr>
              <w:tab/>
            </w:r>
            <w:r>
              <w:rPr>
                <w:noProof/>
                <w:webHidden/>
              </w:rPr>
              <w:fldChar w:fldCharType="begin"/>
            </w:r>
            <w:r>
              <w:rPr>
                <w:noProof/>
                <w:webHidden/>
              </w:rPr>
              <w:instrText xml:space="preserve"> PAGEREF _Toc535313331 \h </w:instrText>
            </w:r>
            <w:r>
              <w:rPr>
                <w:noProof/>
                <w:webHidden/>
              </w:rPr>
            </w:r>
            <w:r>
              <w:rPr>
                <w:noProof/>
                <w:webHidden/>
              </w:rPr>
              <w:fldChar w:fldCharType="separate"/>
            </w:r>
            <w:r>
              <w:rPr>
                <w:noProof/>
                <w:webHidden/>
              </w:rPr>
              <w:t>11</w:t>
            </w:r>
            <w:r>
              <w:rPr>
                <w:noProof/>
                <w:webHidden/>
              </w:rPr>
              <w:fldChar w:fldCharType="end"/>
            </w:r>
          </w:hyperlink>
        </w:p>
        <w:p w:rsidR="00F311FF" w:rsidRDefault="00F311FF">
          <w:pPr>
            <w:pStyle w:val="TOC1"/>
            <w:tabs>
              <w:tab w:val="left" w:pos="400"/>
              <w:tab w:val="right" w:leader="dot" w:pos="10070"/>
            </w:tabs>
            <w:rPr>
              <w:rFonts w:eastAsiaTheme="minorEastAsia"/>
              <w:noProof/>
              <w:lang w:val="es-ES_tradnl" w:eastAsia="es-ES_tradnl"/>
            </w:rPr>
          </w:pPr>
          <w:hyperlink w:anchor="_Toc535313332" w:history="1">
            <w:r w:rsidRPr="00A54EB7">
              <w:rPr>
                <w:rStyle w:val="Hyperlink"/>
                <w:noProof/>
              </w:rPr>
              <w:t>9</w:t>
            </w:r>
            <w:r>
              <w:rPr>
                <w:rFonts w:eastAsiaTheme="minorEastAsia"/>
                <w:noProof/>
                <w:lang w:val="es-ES_tradnl" w:eastAsia="es-ES_tradnl"/>
              </w:rPr>
              <w:tab/>
            </w:r>
            <w:r w:rsidRPr="00A54EB7">
              <w:rPr>
                <w:rStyle w:val="Hyperlink"/>
                <w:noProof/>
              </w:rPr>
              <w:t>Other new JavaScript method</w:t>
            </w:r>
            <w:r>
              <w:rPr>
                <w:noProof/>
                <w:webHidden/>
              </w:rPr>
              <w:tab/>
            </w:r>
            <w:r>
              <w:rPr>
                <w:noProof/>
                <w:webHidden/>
              </w:rPr>
              <w:fldChar w:fldCharType="begin"/>
            </w:r>
            <w:r>
              <w:rPr>
                <w:noProof/>
                <w:webHidden/>
              </w:rPr>
              <w:instrText xml:space="preserve"> PAGEREF _Toc535313332 \h </w:instrText>
            </w:r>
            <w:r>
              <w:rPr>
                <w:noProof/>
                <w:webHidden/>
              </w:rPr>
            </w:r>
            <w:r>
              <w:rPr>
                <w:noProof/>
                <w:webHidden/>
              </w:rPr>
              <w:fldChar w:fldCharType="separate"/>
            </w:r>
            <w:r>
              <w:rPr>
                <w:noProof/>
                <w:webHidden/>
              </w:rPr>
              <w:t>13</w:t>
            </w:r>
            <w:r>
              <w:rPr>
                <w:noProof/>
                <w:webHidden/>
              </w:rPr>
              <w:fldChar w:fldCharType="end"/>
            </w:r>
          </w:hyperlink>
        </w:p>
        <w:p w:rsidR="009A5A09" w:rsidRDefault="009A5A09">
          <w:r w:rsidRPr="002D2E3E">
            <w:rPr>
              <w:b/>
              <w:bCs/>
              <w:noProof/>
              <w:rPrChange w:id="4" w:author="Christi Hildebrandt" w:date="2018-09-27T18:39:00Z">
                <w:rPr>
                  <w:rFonts w:asciiTheme="majorHAnsi" w:hAnsiTheme="majorHAnsi"/>
                  <w:b/>
                  <w:bCs/>
                  <w:noProof/>
                </w:rPr>
              </w:rPrChange>
            </w:rPr>
            <w:fldChar w:fldCharType="end"/>
          </w:r>
        </w:p>
      </w:sdtContent>
    </w:sdt>
    <w:p w:rsidR="009A5A09" w:rsidRPr="009A5A09" w:rsidRDefault="009A5A09" w:rsidP="009A5A09"/>
    <w:p w:rsidR="009A5A09" w:rsidRDefault="009A5A09">
      <w:pPr>
        <w:rPr>
          <w:rFonts w:asciiTheme="majorHAnsi" w:eastAsiaTheme="majorEastAsia" w:hAnsiTheme="majorHAnsi" w:cstheme="majorBidi"/>
          <w:b/>
          <w:bCs/>
          <w:color w:val="365F91" w:themeColor="accent1" w:themeShade="BF"/>
          <w:sz w:val="28"/>
          <w:szCs w:val="28"/>
        </w:rPr>
      </w:pPr>
      <w:r>
        <w:br w:type="page"/>
      </w:r>
    </w:p>
    <w:p w:rsidR="00540F37" w:rsidRDefault="00540F37" w:rsidP="00540F37">
      <w:pPr>
        <w:pStyle w:val="Heading1"/>
      </w:pPr>
      <w:bookmarkStart w:id="5" w:name="_Toc535313316"/>
      <w:r>
        <w:lastRenderedPageBreak/>
        <w:t>Introduction</w:t>
      </w:r>
      <w:bookmarkEnd w:id="5"/>
    </w:p>
    <w:p w:rsidR="00103F38" w:rsidRDefault="00103F38" w:rsidP="00103F38">
      <w:pPr>
        <w:pStyle w:val="Heading2"/>
      </w:pPr>
      <w:bookmarkStart w:id="6" w:name="_Toc535313317"/>
      <w:r>
        <w:t>Purpose</w:t>
      </w:r>
      <w:bookmarkEnd w:id="6"/>
    </w:p>
    <w:p w:rsidR="006073CC" w:rsidRPr="006073CC" w:rsidRDefault="006073CC" w:rsidP="006073CC"/>
    <w:p w:rsidR="0093035D" w:rsidRDefault="00263440" w:rsidP="00263440">
      <w:r w:rsidRPr="00263440">
        <w:t xml:space="preserve">This document provides an overview of </w:t>
      </w:r>
      <w:r w:rsidR="006073CC">
        <w:t xml:space="preserve">the process followed </w:t>
      </w:r>
      <w:del w:id="7" w:author="Christi Hildebrandt" w:date="2018-09-27T16:46:00Z">
        <w:r w:rsidR="006073CC" w:rsidDel="0011175B">
          <w:delText>in order</w:delText>
        </w:r>
      </w:del>
      <w:ins w:id="8" w:author="Christi Hildebrandt" w:date="2018-09-27T16:46:00Z">
        <w:r w:rsidR="0011175B">
          <w:t>within the NEDSS Base System (NBS)</w:t>
        </w:r>
      </w:ins>
      <w:r w:rsidR="006073CC">
        <w:t xml:space="preserve"> to</w:t>
      </w:r>
      <w:r w:rsidR="00D71882">
        <w:t xml:space="preserve"> handle</w:t>
      </w:r>
      <w:r w:rsidR="00D95215">
        <w:t xml:space="preserve"> different functionality on the new Lab Report page, like key linkage, new JavaScript methods, dropdown mapping, etc.</w:t>
      </w:r>
    </w:p>
    <w:p w:rsidR="00263440" w:rsidRPr="00263440" w:rsidRDefault="00263440" w:rsidP="00263440">
      <w:r w:rsidRPr="009939F6">
        <w:t>It includes:</w:t>
      </w:r>
    </w:p>
    <w:p w:rsidR="00263440" w:rsidRPr="00263440" w:rsidRDefault="006073CC" w:rsidP="0093035D">
      <w:pPr>
        <w:pStyle w:val="ListParagraph"/>
        <w:numPr>
          <w:ilvl w:val="0"/>
          <w:numId w:val="4"/>
        </w:numPr>
      </w:pPr>
      <w:r>
        <w:t xml:space="preserve">An overview of the </w:t>
      </w:r>
      <w:ins w:id="9" w:author="Christi Hildebrandt" w:date="2018-09-27T16:44:00Z">
        <w:r w:rsidR="0011175B">
          <w:t xml:space="preserve">purpose and usage of the </w:t>
        </w:r>
      </w:ins>
      <w:r w:rsidR="009939F6">
        <w:t>Lab reports in PBP</w:t>
      </w:r>
    </w:p>
    <w:p w:rsidR="00263440" w:rsidRPr="00263440" w:rsidRDefault="009939F6" w:rsidP="0093035D">
      <w:pPr>
        <w:pStyle w:val="ListParagraph"/>
        <w:numPr>
          <w:ilvl w:val="0"/>
          <w:numId w:val="4"/>
        </w:numPr>
      </w:pPr>
      <w:r>
        <w:t>Workflow</w:t>
      </w:r>
    </w:p>
    <w:p w:rsidR="00263440" w:rsidRDefault="009939F6" w:rsidP="0093035D">
      <w:pPr>
        <w:pStyle w:val="ListParagraph"/>
        <w:numPr>
          <w:ilvl w:val="0"/>
          <w:numId w:val="4"/>
        </w:numPr>
      </w:pPr>
      <w:r>
        <w:t>Key Linkage API</w:t>
      </w:r>
    </w:p>
    <w:p w:rsidR="009939F6" w:rsidRDefault="009939F6" w:rsidP="0093035D">
      <w:pPr>
        <w:pStyle w:val="ListParagraph"/>
        <w:numPr>
          <w:ilvl w:val="0"/>
          <w:numId w:val="4"/>
        </w:numPr>
      </w:pPr>
      <w:r>
        <w:t xml:space="preserve">Other </w:t>
      </w:r>
      <w:r w:rsidR="00D95215">
        <w:t>JavaScript methods</w:t>
      </w:r>
    </w:p>
    <w:p w:rsidR="00D95215" w:rsidRPr="00263440" w:rsidRDefault="00D95215" w:rsidP="0093035D">
      <w:pPr>
        <w:pStyle w:val="ListParagraph"/>
        <w:numPr>
          <w:ilvl w:val="0"/>
          <w:numId w:val="4"/>
        </w:numPr>
      </w:pPr>
      <w:proofErr w:type="spellStart"/>
      <w:r>
        <w:t>etc</w:t>
      </w:r>
      <w:proofErr w:type="spellEnd"/>
    </w:p>
    <w:p w:rsidR="00103F38" w:rsidRDefault="009E2CA3" w:rsidP="0093035D">
      <w:pPr>
        <w:pStyle w:val="Heading2"/>
      </w:pPr>
      <w:bookmarkStart w:id="10" w:name="_Toc535313318"/>
      <w:r>
        <w:t xml:space="preserve">Background &amp; </w:t>
      </w:r>
      <w:r w:rsidR="00103F38">
        <w:t>Scope</w:t>
      </w:r>
      <w:bookmarkEnd w:id="10"/>
    </w:p>
    <w:p w:rsidR="0011175B" w:rsidRDefault="00103F38" w:rsidP="002C6D30">
      <w:pPr>
        <w:pStyle w:val="p"/>
        <w:rPr>
          <w:ins w:id="11" w:author="Christi Hildebrandt" w:date="2018-09-27T16:47:00Z"/>
          <w:rFonts w:asciiTheme="minorHAnsi" w:eastAsiaTheme="minorHAnsi" w:hAnsiTheme="minorHAnsi" w:cstheme="minorBidi"/>
          <w:szCs w:val="22"/>
        </w:rPr>
      </w:pPr>
      <w:r w:rsidRPr="00103F38">
        <w:rPr>
          <w:rFonts w:asciiTheme="minorHAnsi" w:eastAsiaTheme="minorHAnsi" w:hAnsiTheme="minorHAnsi" w:cstheme="minorBidi"/>
          <w:szCs w:val="22"/>
        </w:rPr>
        <w:t xml:space="preserve">This </w:t>
      </w:r>
      <w:r w:rsidR="005466D7">
        <w:rPr>
          <w:rFonts w:asciiTheme="minorHAnsi" w:eastAsiaTheme="minorHAnsi" w:hAnsiTheme="minorHAnsi" w:cstheme="minorBidi"/>
          <w:szCs w:val="22"/>
        </w:rPr>
        <w:t>document</w:t>
      </w:r>
      <w:r w:rsidRPr="00103F38">
        <w:rPr>
          <w:rFonts w:asciiTheme="minorHAnsi" w:eastAsiaTheme="minorHAnsi" w:hAnsiTheme="minorHAnsi" w:cstheme="minorBidi"/>
          <w:szCs w:val="22"/>
        </w:rPr>
        <w:t xml:space="preserve"> </w:t>
      </w:r>
      <w:r w:rsidR="00351B98">
        <w:rPr>
          <w:rFonts w:asciiTheme="minorHAnsi" w:eastAsiaTheme="minorHAnsi" w:hAnsiTheme="minorHAnsi" w:cstheme="minorBidi"/>
          <w:szCs w:val="22"/>
        </w:rPr>
        <w:t>provides a high-level</w:t>
      </w:r>
      <w:r w:rsidR="00622247">
        <w:rPr>
          <w:rFonts w:asciiTheme="minorHAnsi" w:eastAsiaTheme="minorHAnsi" w:hAnsiTheme="minorHAnsi" w:cstheme="minorBidi"/>
          <w:szCs w:val="22"/>
        </w:rPr>
        <w:t xml:space="preserve"> </w:t>
      </w:r>
      <w:r w:rsidR="00B156E2">
        <w:rPr>
          <w:rFonts w:asciiTheme="minorHAnsi" w:eastAsiaTheme="minorHAnsi" w:hAnsiTheme="minorHAnsi" w:cstheme="minorBidi"/>
          <w:szCs w:val="22"/>
        </w:rPr>
        <w:t>overview</w:t>
      </w:r>
      <w:r w:rsidR="00622247">
        <w:rPr>
          <w:rFonts w:asciiTheme="minorHAnsi" w:eastAsiaTheme="minorHAnsi" w:hAnsiTheme="minorHAnsi" w:cstheme="minorBidi"/>
          <w:szCs w:val="22"/>
        </w:rPr>
        <w:t xml:space="preserve"> of the </w:t>
      </w:r>
      <w:r w:rsidR="00D71882">
        <w:rPr>
          <w:rFonts w:asciiTheme="minorHAnsi" w:eastAsiaTheme="minorHAnsi" w:hAnsiTheme="minorHAnsi" w:cstheme="minorBidi"/>
          <w:szCs w:val="22"/>
        </w:rPr>
        <w:t>Lab Report Key linkage</w:t>
      </w:r>
      <w:r w:rsidR="00622247">
        <w:rPr>
          <w:rFonts w:asciiTheme="minorHAnsi" w:eastAsiaTheme="minorHAnsi" w:hAnsiTheme="minorHAnsi" w:cstheme="minorBidi"/>
          <w:szCs w:val="22"/>
        </w:rPr>
        <w:t xml:space="preserve"> and </w:t>
      </w:r>
      <w:r w:rsidRPr="00103F38">
        <w:rPr>
          <w:rFonts w:asciiTheme="minorHAnsi" w:eastAsiaTheme="minorHAnsi" w:hAnsiTheme="minorHAnsi" w:cstheme="minorBidi"/>
          <w:szCs w:val="22"/>
        </w:rPr>
        <w:t xml:space="preserve">describes the </w:t>
      </w:r>
      <w:r w:rsidR="00D71882">
        <w:rPr>
          <w:rFonts w:asciiTheme="minorHAnsi" w:eastAsiaTheme="minorHAnsi" w:hAnsiTheme="minorHAnsi" w:cstheme="minorBidi"/>
          <w:szCs w:val="22"/>
        </w:rPr>
        <w:t>JavaScript functionality created in order to handle it</w:t>
      </w:r>
      <w:r w:rsidR="00622247">
        <w:rPr>
          <w:rFonts w:asciiTheme="minorHAnsi" w:eastAsiaTheme="minorHAnsi" w:hAnsiTheme="minorHAnsi" w:cstheme="minorBidi"/>
          <w:szCs w:val="22"/>
        </w:rPr>
        <w:t xml:space="preserve">, their purpose, and their behavior. </w:t>
      </w:r>
      <w:r w:rsidRPr="00103F38">
        <w:rPr>
          <w:rFonts w:asciiTheme="minorHAnsi" w:eastAsiaTheme="minorHAnsi" w:hAnsiTheme="minorHAnsi" w:cstheme="minorBidi"/>
          <w:szCs w:val="22"/>
        </w:rPr>
        <w:t xml:space="preserve">The intended audience for this </w:t>
      </w:r>
      <w:r w:rsidR="005466D7">
        <w:rPr>
          <w:rFonts w:asciiTheme="minorHAnsi" w:eastAsiaTheme="minorHAnsi" w:hAnsiTheme="minorHAnsi" w:cstheme="minorBidi"/>
          <w:szCs w:val="22"/>
        </w:rPr>
        <w:t>document is any user of the NBS that would like to</w:t>
      </w:r>
      <w:ins w:id="12" w:author="Christi Hildebrandt" w:date="2018-09-27T16:47:00Z">
        <w:r w:rsidR="0011175B">
          <w:rPr>
            <w:rFonts w:asciiTheme="minorHAnsi" w:eastAsiaTheme="minorHAnsi" w:hAnsiTheme="minorHAnsi" w:cstheme="minorBidi"/>
            <w:szCs w:val="22"/>
          </w:rPr>
          <w:t>:</w:t>
        </w:r>
      </w:ins>
    </w:p>
    <w:p w:rsidR="0011175B" w:rsidRDefault="002C6D30">
      <w:pPr>
        <w:pStyle w:val="p"/>
        <w:numPr>
          <w:ilvl w:val="0"/>
          <w:numId w:val="18"/>
        </w:numPr>
        <w:rPr>
          <w:ins w:id="13" w:author="Christi Hildebrandt" w:date="2018-09-27T16:47:00Z"/>
          <w:rFonts w:asciiTheme="minorHAnsi" w:eastAsiaTheme="minorHAnsi" w:hAnsiTheme="minorHAnsi" w:cstheme="minorBidi"/>
          <w:szCs w:val="22"/>
        </w:rPr>
        <w:pPrChange w:id="14" w:author="Christi Hildebrandt" w:date="2018-09-27T16:47:00Z">
          <w:pPr>
            <w:pStyle w:val="p"/>
          </w:pPr>
        </w:pPrChange>
      </w:pPr>
      <w:del w:id="15" w:author="Christi Hildebrandt" w:date="2018-09-27T16:47:00Z">
        <w:r w:rsidDel="0011175B">
          <w:rPr>
            <w:rFonts w:asciiTheme="minorHAnsi" w:eastAsiaTheme="minorHAnsi" w:hAnsiTheme="minorHAnsi" w:cstheme="minorBidi"/>
            <w:szCs w:val="22"/>
          </w:rPr>
          <w:delText xml:space="preserve"> b</w:delText>
        </w:r>
      </w:del>
      <w:r w:rsidR="00D71882">
        <w:rPr>
          <w:rFonts w:asciiTheme="minorHAnsi" w:eastAsiaTheme="minorHAnsi" w:hAnsiTheme="minorHAnsi" w:cstheme="minorBidi"/>
          <w:szCs w:val="22"/>
        </w:rPr>
        <w:t xml:space="preserve">Develop, modify, </w:t>
      </w:r>
      <w:proofErr w:type="gramStart"/>
      <w:r w:rsidR="00D71882">
        <w:rPr>
          <w:rFonts w:asciiTheme="minorHAnsi" w:eastAsiaTheme="minorHAnsi" w:hAnsiTheme="minorHAnsi" w:cstheme="minorBidi"/>
          <w:szCs w:val="22"/>
        </w:rPr>
        <w:t>create</w:t>
      </w:r>
      <w:proofErr w:type="gramEnd"/>
      <w:r w:rsidR="00D71882">
        <w:rPr>
          <w:rFonts w:asciiTheme="minorHAnsi" w:eastAsiaTheme="minorHAnsi" w:hAnsiTheme="minorHAnsi" w:cstheme="minorBidi"/>
          <w:szCs w:val="22"/>
        </w:rPr>
        <w:t xml:space="preserve"> functionality related to the key linkage in Lab Reports in PBP.</w:t>
      </w:r>
    </w:p>
    <w:p w:rsidR="005466D7" w:rsidRDefault="006073CC">
      <w:pPr>
        <w:pStyle w:val="p"/>
        <w:numPr>
          <w:ilvl w:val="0"/>
          <w:numId w:val="18"/>
        </w:numPr>
        <w:rPr>
          <w:rFonts w:asciiTheme="minorHAnsi" w:eastAsiaTheme="minorHAnsi" w:hAnsiTheme="minorHAnsi" w:cstheme="minorBidi"/>
          <w:szCs w:val="22"/>
        </w:rPr>
        <w:pPrChange w:id="16" w:author="Christi Hildebrandt" w:date="2018-09-27T16:47:00Z">
          <w:pPr>
            <w:pStyle w:val="p"/>
          </w:pPr>
        </w:pPrChange>
      </w:pPr>
      <w:del w:id="17" w:author="Christi Hildebrandt" w:date="2018-09-27T16:47:00Z">
        <w:r w:rsidDel="0011175B">
          <w:rPr>
            <w:rFonts w:asciiTheme="minorHAnsi" w:eastAsiaTheme="minorHAnsi" w:hAnsiTheme="minorHAnsi" w:cstheme="minorBidi"/>
            <w:szCs w:val="22"/>
          </w:rPr>
          <w:delText>b</w:delText>
        </w:r>
      </w:del>
      <w:ins w:id="18" w:author="Christi Hildebrandt" w:date="2018-09-27T16:47:00Z">
        <w:r w:rsidR="0011175B">
          <w:rPr>
            <w:rFonts w:asciiTheme="minorHAnsi" w:eastAsiaTheme="minorHAnsi" w:hAnsiTheme="minorHAnsi" w:cstheme="minorBidi"/>
            <w:szCs w:val="22"/>
          </w:rPr>
          <w:t>B</w:t>
        </w:r>
      </w:ins>
      <w:r>
        <w:rPr>
          <w:rFonts w:asciiTheme="minorHAnsi" w:eastAsiaTheme="minorHAnsi" w:hAnsiTheme="minorHAnsi" w:cstheme="minorBidi"/>
          <w:szCs w:val="22"/>
        </w:rPr>
        <w:t>e able to debug the</w:t>
      </w:r>
      <w:ins w:id="19" w:author="Christi Hildebrandt" w:date="2018-09-27T16:47:00Z">
        <w:r w:rsidR="0011175B">
          <w:rPr>
            <w:rFonts w:asciiTheme="minorHAnsi" w:eastAsiaTheme="minorHAnsi" w:hAnsiTheme="minorHAnsi" w:cstheme="minorBidi"/>
            <w:szCs w:val="22"/>
          </w:rPr>
          <w:t xml:space="preserve"> </w:t>
        </w:r>
      </w:ins>
      <w:r w:rsidR="00D71882">
        <w:rPr>
          <w:rFonts w:asciiTheme="minorHAnsi" w:eastAsiaTheme="minorHAnsi" w:hAnsiTheme="minorHAnsi" w:cstheme="minorBidi"/>
          <w:szCs w:val="22"/>
        </w:rPr>
        <w:t>Lab Report key linkage</w:t>
      </w:r>
      <w:del w:id="20" w:author="Christi Hildebrandt" w:date="2018-09-27T16:47:00Z">
        <w:r w:rsidDel="0011175B">
          <w:rPr>
            <w:rFonts w:asciiTheme="minorHAnsi" w:eastAsiaTheme="minorHAnsi" w:hAnsiTheme="minorHAnsi" w:cstheme="minorBidi"/>
            <w:szCs w:val="22"/>
          </w:rPr>
          <w:delText>.</w:delText>
        </w:r>
      </w:del>
    </w:p>
    <w:p w:rsidR="002C6D30" w:rsidRDefault="00103F38" w:rsidP="00103F38">
      <w:pPr>
        <w:pStyle w:val="Heading2"/>
      </w:pPr>
      <w:bookmarkStart w:id="21" w:name="_Toc535313319"/>
      <w:r>
        <w:t>Document Organization</w:t>
      </w:r>
      <w:r w:rsidR="006A547A">
        <w:t xml:space="preserve"> </w:t>
      </w:r>
      <w:r w:rsidR="00CB59AD">
        <w:t>and</w:t>
      </w:r>
      <w:r w:rsidR="006A547A">
        <w:t xml:space="preserve"> Usage</w:t>
      </w:r>
      <w:bookmarkEnd w:id="21"/>
    </w:p>
    <w:p w:rsidR="009E2CA3" w:rsidRDefault="009E2CA3" w:rsidP="009E2CA3">
      <w:pPr>
        <w:pStyle w:val="p"/>
        <w:rPr>
          <w:rFonts w:asciiTheme="minorHAnsi" w:eastAsiaTheme="minorHAnsi" w:hAnsiTheme="minorHAnsi" w:cstheme="minorBidi"/>
          <w:szCs w:val="22"/>
        </w:rPr>
      </w:pPr>
      <w:r w:rsidRPr="00D71882">
        <w:rPr>
          <w:rFonts w:asciiTheme="minorHAnsi" w:eastAsiaTheme="minorHAnsi" w:hAnsiTheme="minorHAnsi" w:cstheme="minorBidi"/>
          <w:szCs w:val="22"/>
          <w:highlight w:val="yellow"/>
        </w:rPr>
        <w:t>This document includes the following sections:</w:t>
      </w:r>
    </w:p>
    <w:tbl>
      <w:tblPr>
        <w:tblW w:w="47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9"/>
        <w:gridCol w:w="3600"/>
        <w:gridCol w:w="3745"/>
      </w:tblGrid>
      <w:tr w:rsidR="009E2CA3" w:rsidRPr="0022045B" w:rsidTr="009E2CA3">
        <w:trPr>
          <w:tblHeader/>
        </w:trPr>
        <w:tc>
          <w:tcPr>
            <w:tcW w:w="1250" w:type="pct"/>
            <w:shd w:val="clear" w:color="auto" w:fill="244061" w:themeFill="accent1" w:themeFillShade="80"/>
          </w:tcPr>
          <w:p w:rsidR="009E2CA3" w:rsidRPr="0022045B" w:rsidRDefault="009E2CA3" w:rsidP="009E2CA3">
            <w:pPr>
              <w:spacing w:after="0"/>
              <w:rPr>
                <w:b/>
                <w:sz w:val="20"/>
                <w:szCs w:val="20"/>
              </w:rPr>
            </w:pPr>
            <w:r>
              <w:rPr>
                <w:b/>
                <w:sz w:val="20"/>
                <w:szCs w:val="20"/>
              </w:rPr>
              <w:t>Section</w:t>
            </w:r>
          </w:p>
        </w:tc>
        <w:tc>
          <w:tcPr>
            <w:tcW w:w="1838" w:type="pct"/>
            <w:shd w:val="clear" w:color="auto" w:fill="244061" w:themeFill="accent1" w:themeFillShade="80"/>
          </w:tcPr>
          <w:p w:rsidR="009E2CA3" w:rsidRPr="0022045B" w:rsidRDefault="009E2CA3" w:rsidP="009E2CA3">
            <w:pPr>
              <w:spacing w:after="0"/>
              <w:rPr>
                <w:b/>
                <w:sz w:val="20"/>
                <w:szCs w:val="20"/>
              </w:rPr>
            </w:pPr>
            <w:r>
              <w:rPr>
                <w:b/>
                <w:sz w:val="20"/>
                <w:szCs w:val="20"/>
              </w:rPr>
              <w:t>Description</w:t>
            </w:r>
          </w:p>
        </w:tc>
        <w:tc>
          <w:tcPr>
            <w:tcW w:w="1912" w:type="pct"/>
            <w:shd w:val="clear" w:color="auto" w:fill="244061" w:themeFill="accent1" w:themeFillShade="80"/>
          </w:tcPr>
          <w:p w:rsidR="009E2CA3" w:rsidRPr="0022045B" w:rsidRDefault="009E2CA3" w:rsidP="009E2CA3">
            <w:pPr>
              <w:spacing w:after="0"/>
              <w:rPr>
                <w:b/>
                <w:sz w:val="20"/>
                <w:szCs w:val="20"/>
              </w:rPr>
            </w:pPr>
            <w:r>
              <w:rPr>
                <w:b/>
                <w:sz w:val="20"/>
                <w:szCs w:val="20"/>
              </w:rPr>
              <w:t>Usage</w:t>
            </w:r>
          </w:p>
        </w:tc>
      </w:tr>
      <w:tr w:rsidR="009E2CA3" w:rsidRPr="0022045B" w:rsidTr="009E2CA3">
        <w:tc>
          <w:tcPr>
            <w:tcW w:w="1250" w:type="pct"/>
          </w:tcPr>
          <w:p w:rsidR="009E2CA3" w:rsidRPr="00E96EB9" w:rsidRDefault="009939F6" w:rsidP="009A0C2F">
            <w:pPr>
              <w:spacing w:after="0" w:line="240" w:lineRule="auto"/>
              <w:rPr>
                <w:sz w:val="20"/>
                <w:szCs w:val="20"/>
              </w:rPr>
            </w:pPr>
            <w:r w:rsidRPr="009939F6">
              <w:t>Lab Report Overview</w:t>
            </w:r>
          </w:p>
        </w:tc>
        <w:tc>
          <w:tcPr>
            <w:tcW w:w="1838" w:type="pct"/>
          </w:tcPr>
          <w:p w:rsidR="009E2CA3" w:rsidRPr="0022045B" w:rsidRDefault="009E2CA3" w:rsidP="009939F6">
            <w:pPr>
              <w:spacing w:after="0" w:line="240" w:lineRule="auto"/>
              <w:rPr>
                <w:sz w:val="20"/>
                <w:szCs w:val="20"/>
              </w:rPr>
            </w:pPr>
            <w:r>
              <w:rPr>
                <w:sz w:val="20"/>
                <w:szCs w:val="20"/>
              </w:rPr>
              <w:t>P</w:t>
            </w:r>
            <w:r w:rsidRPr="009E2CA3">
              <w:rPr>
                <w:sz w:val="20"/>
                <w:szCs w:val="20"/>
              </w:rPr>
              <w:t xml:space="preserve">rovides basic information on </w:t>
            </w:r>
            <w:del w:id="22" w:author="Christi Hildebrandt" w:date="2018-09-27T17:05:00Z">
              <w:r w:rsidRPr="009E2CA3" w:rsidDel="007B3F5F">
                <w:rPr>
                  <w:sz w:val="20"/>
                  <w:szCs w:val="20"/>
                </w:rPr>
                <w:delText>the purpose and usage</w:delText>
              </w:r>
            </w:del>
            <w:ins w:id="23" w:author="Christi Hildebrandt" w:date="2018-09-27T17:05:00Z">
              <w:r w:rsidR="007B3F5F">
                <w:rPr>
                  <w:sz w:val="20"/>
                  <w:szCs w:val="20"/>
                </w:rPr>
                <w:t xml:space="preserve">key changed introduced in NBS 6.0 to support </w:t>
              </w:r>
            </w:ins>
            <w:r w:rsidR="009939F6">
              <w:rPr>
                <w:sz w:val="20"/>
                <w:szCs w:val="20"/>
              </w:rPr>
              <w:t>Lab report in Page Builder Pages</w:t>
            </w:r>
          </w:p>
        </w:tc>
        <w:tc>
          <w:tcPr>
            <w:tcW w:w="1912" w:type="pct"/>
          </w:tcPr>
          <w:p w:rsidR="009E2CA3" w:rsidRPr="00E96EB9" w:rsidRDefault="009E2CA3" w:rsidP="009939F6">
            <w:pPr>
              <w:spacing w:after="0" w:line="240" w:lineRule="auto"/>
              <w:rPr>
                <w:sz w:val="20"/>
                <w:szCs w:val="20"/>
              </w:rPr>
            </w:pPr>
            <w:r w:rsidRPr="00E96EB9">
              <w:rPr>
                <w:sz w:val="20"/>
                <w:szCs w:val="20"/>
              </w:rPr>
              <w:t>Read this section to better</w:t>
            </w:r>
            <w:ins w:id="24" w:author="Fatima Lopez Calzado" w:date="2018-10-02T14:08:00Z">
              <w:r w:rsidR="0086141C">
                <w:rPr>
                  <w:sz w:val="20"/>
                  <w:szCs w:val="20"/>
                </w:rPr>
                <w:t xml:space="preserve"> understand</w:t>
              </w:r>
            </w:ins>
            <w:r w:rsidRPr="00E96EB9">
              <w:rPr>
                <w:sz w:val="20"/>
                <w:szCs w:val="20"/>
              </w:rPr>
              <w:t xml:space="preserve"> </w:t>
            </w:r>
            <w:del w:id="25" w:author="Christi Hildebrandt" w:date="2018-09-27T17:05:00Z">
              <w:r w:rsidRPr="00E96EB9" w:rsidDel="007B3F5F">
                <w:rPr>
                  <w:sz w:val="20"/>
                  <w:szCs w:val="20"/>
                </w:rPr>
                <w:delText xml:space="preserve">understand how </w:delText>
              </w:r>
              <w:r w:rsidR="009A0C2F" w:rsidDel="007B3F5F">
                <w:rPr>
                  <w:sz w:val="20"/>
                  <w:szCs w:val="20"/>
                </w:rPr>
                <w:delText>the PSF file is created.</w:delText>
              </w:r>
            </w:del>
            <w:ins w:id="26" w:author="Christi Hildebrandt" w:date="2018-09-27T17:05:00Z">
              <w:r w:rsidR="007B3F5F">
                <w:rPr>
                  <w:sz w:val="20"/>
                  <w:szCs w:val="20"/>
                </w:rPr>
                <w:t xml:space="preserve">the </w:t>
              </w:r>
            </w:ins>
            <w:r w:rsidR="009939F6">
              <w:rPr>
                <w:sz w:val="20"/>
                <w:szCs w:val="20"/>
              </w:rPr>
              <w:t>new implementation of Lab Reports in 6.0</w:t>
            </w:r>
          </w:p>
        </w:tc>
      </w:tr>
      <w:tr w:rsidR="009E2CA3" w:rsidRPr="0022045B" w:rsidTr="009E2CA3">
        <w:tc>
          <w:tcPr>
            <w:tcW w:w="1250" w:type="pct"/>
          </w:tcPr>
          <w:p w:rsidR="009939F6" w:rsidRDefault="009939F6" w:rsidP="009939F6">
            <w:pPr>
              <w:spacing w:after="0" w:line="240" w:lineRule="auto"/>
              <w:pPrChange w:id="27" w:author="Christi Hildebrandt" w:date="2018-09-27T18:37:00Z">
                <w:pPr>
                  <w:pStyle w:val="ListParagraph"/>
                  <w:numPr>
                    <w:ilvl w:val="1"/>
                    <w:numId w:val="14"/>
                  </w:numPr>
                  <w:ind w:left="1440" w:hanging="360"/>
                </w:pPr>
              </w:pPrChange>
            </w:pPr>
            <w:r>
              <w:t>Workflow</w:t>
            </w:r>
          </w:p>
          <w:p w:rsidR="009E2CA3" w:rsidRPr="009939F6" w:rsidRDefault="009E2CA3" w:rsidP="009939F6">
            <w:pPr>
              <w:spacing w:after="0" w:line="240" w:lineRule="auto"/>
            </w:pPr>
          </w:p>
        </w:tc>
        <w:tc>
          <w:tcPr>
            <w:tcW w:w="1838" w:type="pct"/>
          </w:tcPr>
          <w:p w:rsidR="009E2CA3" w:rsidRPr="009939F6" w:rsidRDefault="009E2CA3" w:rsidP="009939F6">
            <w:pPr>
              <w:spacing w:after="0" w:line="240" w:lineRule="auto"/>
            </w:pPr>
          </w:p>
        </w:tc>
        <w:tc>
          <w:tcPr>
            <w:tcW w:w="1912" w:type="pct"/>
          </w:tcPr>
          <w:p w:rsidR="009E2CA3" w:rsidRPr="0022045B" w:rsidRDefault="009E2CA3" w:rsidP="0011175B">
            <w:pPr>
              <w:spacing w:after="0" w:line="240" w:lineRule="auto"/>
              <w:rPr>
                <w:sz w:val="20"/>
                <w:szCs w:val="20"/>
              </w:rPr>
            </w:pPr>
          </w:p>
        </w:tc>
      </w:tr>
      <w:tr w:rsidR="009E2CA3" w:rsidRPr="0022045B" w:rsidTr="009E2CA3">
        <w:tc>
          <w:tcPr>
            <w:tcW w:w="1250" w:type="pct"/>
          </w:tcPr>
          <w:p w:rsidR="009939F6" w:rsidRDefault="009939F6" w:rsidP="009939F6">
            <w:pPr>
              <w:spacing w:after="0" w:line="240" w:lineRule="auto"/>
            </w:pPr>
            <w:r>
              <w:t>Key Linkage API</w:t>
            </w:r>
          </w:p>
          <w:p w:rsidR="009E2CA3" w:rsidRPr="009939F6" w:rsidRDefault="009E2CA3" w:rsidP="009939F6">
            <w:pPr>
              <w:spacing w:after="0" w:line="240" w:lineRule="auto"/>
            </w:pPr>
          </w:p>
        </w:tc>
        <w:tc>
          <w:tcPr>
            <w:tcW w:w="1838" w:type="pct"/>
          </w:tcPr>
          <w:p w:rsidR="009E2CA3" w:rsidRPr="009939F6" w:rsidRDefault="009E2CA3" w:rsidP="009939F6">
            <w:pPr>
              <w:spacing w:after="0" w:line="240" w:lineRule="auto"/>
            </w:pPr>
          </w:p>
        </w:tc>
        <w:tc>
          <w:tcPr>
            <w:tcW w:w="1912" w:type="pct"/>
          </w:tcPr>
          <w:p w:rsidR="009E2CA3" w:rsidRPr="0022045B" w:rsidRDefault="009E2CA3" w:rsidP="0011175B">
            <w:pPr>
              <w:spacing w:after="0" w:line="240" w:lineRule="auto"/>
              <w:rPr>
                <w:sz w:val="20"/>
                <w:szCs w:val="20"/>
              </w:rPr>
            </w:pPr>
          </w:p>
        </w:tc>
      </w:tr>
      <w:tr w:rsidR="009939F6" w:rsidRPr="0022045B" w:rsidTr="009E2CA3">
        <w:tc>
          <w:tcPr>
            <w:tcW w:w="1250" w:type="pct"/>
          </w:tcPr>
          <w:p w:rsidR="009939F6" w:rsidRDefault="009939F6" w:rsidP="009939F6">
            <w:pPr>
              <w:spacing w:after="0" w:line="240" w:lineRule="auto"/>
            </w:pPr>
            <w:r>
              <w:t xml:space="preserve">Hidden </w:t>
            </w:r>
            <w:proofErr w:type="spellStart"/>
            <w:r>
              <w:t>rowKey</w:t>
            </w:r>
            <w:proofErr w:type="spellEnd"/>
            <w:r>
              <w:t xml:space="preserve"> on each of the rows in the batch </w:t>
            </w:r>
          </w:p>
          <w:p w:rsidR="009939F6" w:rsidRDefault="009939F6" w:rsidP="009939F6">
            <w:pPr>
              <w:spacing w:after="0" w:line="240" w:lineRule="auto"/>
            </w:pPr>
          </w:p>
        </w:tc>
        <w:tc>
          <w:tcPr>
            <w:tcW w:w="1838" w:type="pct"/>
          </w:tcPr>
          <w:p w:rsidR="009939F6" w:rsidRPr="009939F6" w:rsidRDefault="009939F6" w:rsidP="009939F6">
            <w:pPr>
              <w:spacing w:after="0" w:line="240" w:lineRule="auto"/>
            </w:pPr>
          </w:p>
        </w:tc>
        <w:tc>
          <w:tcPr>
            <w:tcW w:w="1912" w:type="pct"/>
          </w:tcPr>
          <w:p w:rsidR="009939F6" w:rsidRPr="0022045B" w:rsidRDefault="009939F6" w:rsidP="0011175B">
            <w:pPr>
              <w:spacing w:after="0" w:line="240" w:lineRule="auto"/>
              <w:rPr>
                <w:sz w:val="20"/>
                <w:szCs w:val="20"/>
              </w:rPr>
            </w:pPr>
          </w:p>
        </w:tc>
      </w:tr>
      <w:tr w:rsidR="009939F6" w:rsidRPr="0022045B" w:rsidTr="009E2CA3">
        <w:tc>
          <w:tcPr>
            <w:tcW w:w="1250" w:type="pct"/>
          </w:tcPr>
          <w:p w:rsidR="009939F6" w:rsidRDefault="009939F6" w:rsidP="009939F6">
            <w:pPr>
              <w:spacing w:after="0" w:line="240" w:lineRule="auto"/>
            </w:pPr>
            <w:r>
              <w:t xml:space="preserve">Hidden </w:t>
            </w:r>
            <w:proofErr w:type="spellStart"/>
            <w:r>
              <w:t>rowKey</w:t>
            </w:r>
            <w:proofErr w:type="spellEnd"/>
            <w:r>
              <w:t xml:space="preserve"> on each of the rows in the batch </w:t>
            </w:r>
          </w:p>
          <w:p w:rsidR="009939F6" w:rsidRDefault="009939F6" w:rsidP="009939F6">
            <w:pPr>
              <w:spacing w:after="0" w:line="240" w:lineRule="auto"/>
            </w:pPr>
          </w:p>
        </w:tc>
        <w:tc>
          <w:tcPr>
            <w:tcW w:w="1838" w:type="pct"/>
          </w:tcPr>
          <w:p w:rsidR="009939F6" w:rsidRPr="009939F6" w:rsidRDefault="009939F6" w:rsidP="009939F6">
            <w:pPr>
              <w:spacing w:after="0" w:line="240" w:lineRule="auto"/>
            </w:pPr>
          </w:p>
        </w:tc>
        <w:tc>
          <w:tcPr>
            <w:tcW w:w="1912" w:type="pct"/>
          </w:tcPr>
          <w:p w:rsidR="009939F6" w:rsidRPr="0022045B" w:rsidRDefault="009939F6" w:rsidP="0011175B">
            <w:pPr>
              <w:spacing w:after="0" w:line="240" w:lineRule="auto"/>
              <w:rPr>
                <w:sz w:val="20"/>
                <w:szCs w:val="20"/>
              </w:rPr>
            </w:pPr>
          </w:p>
        </w:tc>
      </w:tr>
      <w:tr w:rsidR="009939F6" w:rsidRPr="0022045B" w:rsidTr="009E2CA3">
        <w:tc>
          <w:tcPr>
            <w:tcW w:w="1250" w:type="pct"/>
          </w:tcPr>
          <w:p w:rsidR="009939F6" w:rsidRDefault="009939F6" w:rsidP="009939F6">
            <w:pPr>
              <w:spacing w:after="0" w:line="240" w:lineRule="auto"/>
            </w:pPr>
            <w:proofErr w:type="spellStart"/>
            <w:r>
              <w:t>PageSubForm</w:t>
            </w:r>
            <w:proofErr w:type="spellEnd"/>
            <w:r>
              <w:t xml:space="preserve"> in the session</w:t>
            </w:r>
          </w:p>
          <w:p w:rsidR="009939F6" w:rsidRDefault="009939F6" w:rsidP="009939F6">
            <w:pPr>
              <w:spacing w:after="0" w:line="240" w:lineRule="auto"/>
            </w:pPr>
          </w:p>
        </w:tc>
        <w:tc>
          <w:tcPr>
            <w:tcW w:w="1838" w:type="pct"/>
          </w:tcPr>
          <w:p w:rsidR="009939F6" w:rsidRPr="009939F6" w:rsidRDefault="009939F6" w:rsidP="009939F6">
            <w:pPr>
              <w:spacing w:after="0" w:line="240" w:lineRule="auto"/>
            </w:pPr>
          </w:p>
        </w:tc>
        <w:tc>
          <w:tcPr>
            <w:tcW w:w="1912" w:type="pct"/>
          </w:tcPr>
          <w:p w:rsidR="009939F6" w:rsidRPr="0022045B" w:rsidRDefault="009939F6" w:rsidP="0011175B">
            <w:pPr>
              <w:spacing w:after="0" w:line="240" w:lineRule="auto"/>
              <w:rPr>
                <w:sz w:val="20"/>
                <w:szCs w:val="20"/>
              </w:rPr>
            </w:pPr>
          </w:p>
        </w:tc>
      </w:tr>
      <w:tr w:rsidR="009939F6" w:rsidRPr="0022045B" w:rsidTr="009E2CA3">
        <w:tc>
          <w:tcPr>
            <w:tcW w:w="1250" w:type="pct"/>
          </w:tcPr>
          <w:p w:rsidR="009939F6" w:rsidRDefault="009939F6" w:rsidP="009939F6">
            <w:pPr>
              <w:spacing w:after="0" w:line="240" w:lineRule="auto"/>
            </w:pPr>
            <w:r>
              <w:lastRenderedPageBreak/>
              <w:t xml:space="preserve">Opening the </w:t>
            </w:r>
            <w:proofErr w:type="spellStart"/>
            <w:r>
              <w:t>Subform</w:t>
            </w:r>
            <w:proofErr w:type="spellEnd"/>
            <w:r>
              <w:t xml:space="preserve"> on View or Edit mode</w:t>
            </w:r>
          </w:p>
          <w:p w:rsidR="009939F6" w:rsidRDefault="009939F6" w:rsidP="009939F6">
            <w:pPr>
              <w:spacing w:after="0" w:line="240" w:lineRule="auto"/>
            </w:pPr>
          </w:p>
        </w:tc>
        <w:tc>
          <w:tcPr>
            <w:tcW w:w="1838" w:type="pct"/>
          </w:tcPr>
          <w:p w:rsidR="009939F6" w:rsidRPr="009939F6" w:rsidRDefault="009939F6" w:rsidP="009939F6">
            <w:pPr>
              <w:spacing w:after="0" w:line="240" w:lineRule="auto"/>
            </w:pPr>
          </w:p>
        </w:tc>
        <w:tc>
          <w:tcPr>
            <w:tcW w:w="1912" w:type="pct"/>
          </w:tcPr>
          <w:p w:rsidR="009939F6" w:rsidRPr="0022045B" w:rsidRDefault="009939F6" w:rsidP="0011175B">
            <w:pPr>
              <w:spacing w:after="0" w:line="240" w:lineRule="auto"/>
              <w:rPr>
                <w:sz w:val="20"/>
                <w:szCs w:val="20"/>
              </w:rPr>
            </w:pPr>
          </w:p>
        </w:tc>
      </w:tr>
    </w:tbl>
    <w:p w:rsidR="009E2CA3" w:rsidRDefault="009E2CA3" w:rsidP="009E2CA3"/>
    <w:p w:rsidR="0011175B" w:rsidRDefault="0011175B">
      <w:pPr>
        <w:rPr>
          <w:ins w:id="28" w:author="Christi Hildebrandt" w:date="2018-09-27T16:51:00Z"/>
          <w:rFonts w:asciiTheme="majorHAnsi" w:eastAsiaTheme="majorEastAsia" w:hAnsiTheme="majorHAnsi" w:cstheme="majorBidi"/>
          <w:b/>
          <w:bCs/>
          <w:color w:val="4F81BD" w:themeColor="accent1"/>
          <w:sz w:val="26"/>
          <w:szCs w:val="26"/>
        </w:rPr>
      </w:pPr>
      <w:ins w:id="29" w:author="Christi Hildebrandt" w:date="2018-09-27T16:51:00Z">
        <w:r>
          <w:br w:type="page"/>
        </w:r>
      </w:ins>
    </w:p>
    <w:p w:rsidR="009E2CA3" w:rsidRDefault="009E2CA3" w:rsidP="009E2CA3">
      <w:pPr>
        <w:pStyle w:val="Heading2"/>
      </w:pPr>
      <w:bookmarkStart w:id="30" w:name="_Toc535313320"/>
      <w:r>
        <w:lastRenderedPageBreak/>
        <w:t>Key Terminology and Acronyms</w:t>
      </w:r>
      <w:bookmarkEnd w:id="30"/>
    </w:p>
    <w:p w:rsidR="00826A2B" w:rsidRPr="00826A2B" w:rsidDel="0011175B" w:rsidRDefault="00826A2B" w:rsidP="00826A2B">
      <w:pPr>
        <w:rPr>
          <w:del w:id="31" w:author="Christi Hildebrandt" w:date="2018-09-27T16:51:00Z"/>
        </w:rPr>
      </w:pPr>
    </w:p>
    <w:p w:rsidR="009E2CA3" w:rsidDel="0011175B" w:rsidRDefault="009E2CA3" w:rsidP="009E2CA3">
      <w:pPr>
        <w:spacing w:after="0"/>
        <w:rPr>
          <w:del w:id="32" w:author="Christi Hildebrandt" w:date="2018-09-27T16:51:00Z"/>
        </w:rPr>
      </w:pPr>
      <w:r w:rsidRPr="00D71882">
        <w:rPr>
          <w:highlight w:val="yellow"/>
        </w:rPr>
        <w:t>Key terminology and acronyms that are used in this document are described in the table:</w:t>
      </w:r>
    </w:p>
    <w:p w:rsidR="00826A2B" w:rsidRDefault="00826A2B" w:rsidP="009E2CA3">
      <w:pPr>
        <w:spacing w:after="0"/>
      </w:pPr>
    </w:p>
    <w:tbl>
      <w:tblPr>
        <w:tblW w:w="47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1118"/>
        <w:gridCol w:w="5616"/>
      </w:tblGrid>
      <w:tr w:rsidR="009E2CA3" w:rsidRPr="002C57C5" w:rsidTr="009E2CA3">
        <w:trPr>
          <w:tblHeader/>
        </w:trPr>
        <w:tc>
          <w:tcPr>
            <w:tcW w:w="1562" w:type="pct"/>
            <w:shd w:val="clear" w:color="auto" w:fill="244061" w:themeFill="accent1" w:themeFillShade="80"/>
          </w:tcPr>
          <w:p w:rsidR="009E2CA3" w:rsidRPr="002C57C5" w:rsidRDefault="009E2CA3" w:rsidP="009E2CA3">
            <w:pPr>
              <w:spacing w:after="0"/>
              <w:rPr>
                <w:b/>
                <w:sz w:val="18"/>
                <w:szCs w:val="18"/>
              </w:rPr>
            </w:pPr>
            <w:r w:rsidRPr="002C57C5">
              <w:rPr>
                <w:b/>
                <w:sz w:val="18"/>
                <w:szCs w:val="18"/>
              </w:rPr>
              <w:t>Term</w:t>
            </w:r>
          </w:p>
        </w:tc>
        <w:tc>
          <w:tcPr>
            <w:tcW w:w="571" w:type="pct"/>
            <w:shd w:val="clear" w:color="auto" w:fill="244061" w:themeFill="accent1" w:themeFillShade="80"/>
          </w:tcPr>
          <w:p w:rsidR="009E2CA3" w:rsidRPr="002C57C5" w:rsidRDefault="009E2CA3" w:rsidP="009E2CA3">
            <w:pPr>
              <w:spacing w:after="0"/>
              <w:rPr>
                <w:b/>
                <w:sz w:val="18"/>
                <w:szCs w:val="18"/>
              </w:rPr>
            </w:pPr>
            <w:r w:rsidRPr="002C57C5">
              <w:rPr>
                <w:b/>
                <w:sz w:val="18"/>
                <w:szCs w:val="18"/>
              </w:rPr>
              <w:t>Acronym</w:t>
            </w:r>
          </w:p>
        </w:tc>
        <w:tc>
          <w:tcPr>
            <w:tcW w:w="2867" w:type="pct"/>
            <w:shd w:val="clear" w:color="auto" w:fill="244061" w:themeFill="accent1" w:themeFillShade="80"/>
          </w:tcPr>
          <w:p w:rsidR="009E2CA3" w:rsidRPr="002C57C5" w:rsidRDefault="009E2CA3" w:rsidP="009E2CA3">
            <w:pPr>
              <w:spacing w:after="0"/>
              <w:rPr>
                <w:b/>
                <w:sz w:val="18"/>
                <w:szCs w:val="18"/>
              </w:rPr>
            </w:pPr>
            <w:r w:rsidRPr="002C57C5">
              <w:rPr>
                <w:b/>
                <w:sz w:val="18"/>
                <w:szCs w:val="18"/>
              </w:rPr>
              <w:t>Definition</w:t>
            </w:r>
          </w:p>
        </w:tc>
      </w:tr>
      <w:tr w:rsidR="009E2CA3" w:rsidRPr="002C57C5" w:rsidTr="009E2CA3">
        <w:tc>
          <w:tcPr>
            <w:tcW w:w="1562" w:type="pct"/>
          </w:tcPr>
          <w:p w:rsidR="009E2CA3" w:rsidRPr="002C57C5" w:rsidRDefault="009939F6" w:rsidP="002D2E3E">
            <w:pPr>
              <w:spacing w:after="0"/>
              <w:rPr>
                <w:sz w:val="18"/>
                <w:szCs w:val="18"/>
              </w:rPr>
            </w:pPr>
            <w:r>
              <w:rPr>
                <w:sz w:val="18"/>
                <w:szCs w:val="18"/>
              </w:rPr>
              <w:t>Laboratory report in Page Builder Pages</w:t>
            </w:r>
            <w:del w:id="33" w:author="Christi Hildebrandt" w:date="2018-09-27T16:52:00Z">
              <w:r w:rsidR="006073CC" w:rsidDel="0011175B">
                <w:rPr>
                  <w:sz w:val="18"/>
                  <w:szCs w:val="18"/>
                </w:rPr>
                <w:delText>PSF</w:delText>
              </w:r>
            </w:del>
          </w:p>
        </w:tc>
        <w:tc>
          <w:tcPr>
            <w:tcW w:w="571" w:type="pct"/>
          </w:tcPr>
          <w:p w:rsidR="009E2CA3" w:rsidRPr="002C57C5" w:rsidRDefault="009939F6" w:rsidP="009E2CA3">
            <w:pPr>
              <w:spacing w:after="0"/>
              <w:rPr>
                <w:sz w:val="18"/>
                <w:szCs w:val="18"/>
              </w:rPr>
            </w:pPr>
            <w:r>
              <w:rPr>
                <w:sz w:val="18"/>
                <w:szCs w:val="18"/>
              </w:rPr>
              <w:t>Lab Report in PBP</w:t>
            </w:r>
          </w:p>
        </w:tc>
        <w:tc>
          <w:tcPr>
            <w:tcW w:w="2867" w:type="pct"/>
          </w:tcPr>
          <w:p w:rsidR="009939F6" w:rsidDel="0011175B" w:rsidRDefault="009939F6" w:rsidP="009939F6">
            <w:pPr>
              <w:spacing w:after="0"/>
              <w:rPr>
                <w:sz w:val="18"/>
                <w:szCs w:val="18"/>
              </w:rPr>
            </w:pPr>
          </w:p>
          <w:p w:rsidR="009E2CA3" w:rsidRPr="002C57C5" w:rsidRDefault="00ED1C46" w:rsidP="002D2E3E">
            <w:pPr>
              <w:spacing w:after="0"/>
              <w:rPr>
                <w:sz w:val="18"/>
                <w:szCs w:val="18"/>
              </w:rPr>
            </w:pPr>
            <w:del w:id="34" w:author="Christi Hildebrandt" w:date="2018-09-27T16:52:00Z">
              <w:r w:rsidDel="0011175B">
                <w:rPr>
                  <w:sz w:val="18"/>
                  <w:szCs w:val="18"/>
                </w:rPr>
                <w:delText>Stands for Partner Services File</w:delText>
              </w:r>
            </w:del>
          </w:p>
        </w:tc>
      </w:tr>
      <w:tr w:rsidR="009939F6" w:rsidRPr="002C57C5" w:rsidTr="009E2CA3">
        <w:tc>
          <w:tcPr>
            <w:tcW w:w="1562" w:type="pct"/>
          </w:tcPr>
          <w:p w:rsidR="009939F6" w:rsidRDefault="009939F6" w:rsidP="002D2E3E">
            <w:pPr>
              <w:spacing w:after="0"/>
              <w:rPr>
                <w:sz w:val="18"/>
                <w:szCs w:val="18"/>
              </w:rPr>
            </w:pPr>
            <w:r>
              <w:rPr>
                <w:sz w:val="18"/>
                <w:szCs w:val="18"/>
              </w:rPr>
              <w:t>Resulted Test</w:t>
            </w:r>
          </w:p>
        </w:tc>
        <w:tc>
          <w:tcPr>
            <w:tcW w:w="571" w:type="pct"/>
          </w:tcPr>
          <w:p w:rsidR="009939F6" w:rsidRDefault="009939F6" w:rsidP="009E2CA3">
            <w:pPr>
              <w:spacing w:after="0"/>
              <w:rPr>
                <w:sz w:val="18"/>
                <w:szCs w:val="18"/>
              </w:rPr>
            </w:pPr>
          </w:p>
        </w:tc>
        <w:tc>
          <w:tcPr>
            <w:tcW w:w="2867" w:type="pct"/>
          </w:tcPr>
          <w:p w:rsidR="009939F6" w:rsidDel="0011175B" w:rsidRDefault="009939F6" w:rsidP="009939F6">
            <w:pPr>
              <w:spacing w:after="0"/>
              <w:rPr>
                <w:sz w:val="18"/>
                <w:szCs w:val="18"/>
              </w:rPr>
            </w:pPr>
          </w:p>
        </w:tc>
      </w:tr>
      <w:tr w:rsidR="009939F6" w:rsidRPr="002C57C5" w:rsidTr="009E2CA3">
        <w:tc>
          <w:tcPr>
            <w:tcW w:w="1562" w:type="pct"/>
          </w:tcPr>
          <w:p w:rsidR="009939F6" w:rsidRDefault="009939F6" w:rsidP="002D2E3E">
            <w:pPr>
              <w:spacing w:after="0"/>
              <w:rPr>
                <w:sz w:val="18"/>
                <w:szCs w:val="18"/>
              </w:rPr>
            </w:pPr>
            <w:r>
              <w:rPr>
                <w:sz w:val="18"/>
                <w:szCs w:val="18"/>
              </w:rPr>
              <w:t>Susceptibilities</w:t>
            </w:r>
          </w:p>
        </w:tc>
        <w:tc>
          <w:tcPr>
            <w:tcW w:w="571" w:type="pct"/>
          </w:tcPr>
          <w:p w:rsidR="009939F6" w:rsidRDefault="009939F6" w:rsidP="009E2CA3">
            <w:pPr>
              <w:spacing w:after="0"/>
              <w:rPr>
                <w:sz w:val="18"/>
                <w:szCs w:val="18"/>
              </w:rPr>
            </w:pPr>
          </w:p>
        </w:tc>
        <w:tc>
          <w:tcPr>
            <w:tcW w:w="2867" w:type="pct"/>
          </w:tcPr>
          <w:p w:rsidR="009939F6" w:rsidDel="0011175B" w:rsidRDefault="009939F6" w:rsidP="009939F6">
            <w:pPr>
              <w:spacing w:after="0"/>
              <w:rPr>
                <w:sz w:val="18"/>
                <w:szCs w:val="18"/>
              </w:rPr>
            </w:pPr>
          </w:p>
        </w:tc>
      </w:tr>
      <w:tr w:rsidR="009939F6" w:rsidRPr="002C57C5" w:rsidTr="009E2CA3">
        <w:tc>
          <w:tcPr>
            <w:tcW w:w="1562" w:type="pct"/>
          </w:tcPr>
          <w:p w:rsidR="009939F6" w:rsidRDefault="009939F6" w:rsidP="00676586">
            <w:pPr>
              <w:spacing w:after="0"/>
              <w:rPr>
                <w:sz w:val="18"/>
                <w:szCs w:val="18"/>
              </w:rPr>
            </w:pPr>
            <w:r>
              <w:rPr>
                <w:sz w:val="18"/>
                <w:szCs w:val="18"/>
              </w:rPr>
              <w:t>Isolate Tracking</w:t>
            </w:r>
          </w:p>
        </w:tc>
        <w:tc>
          <w:tcPr>
            <w:tcW w:w="571" w:type="pct"/>
          </w:tcPr>
          <w:p w:rsidR="009939F6" w:rsidRDefault="009939F6" w:rsidP="009E2CA3">
            <w:pPr>
              <w:spacing w:after="0"/>
              <w:rPr>
                <w:sz w:val="18"/>
                <w:szCs w:val="18"/>
              </w:rPr>
            </w:pPr>
          </w:p>
        </w:tc>
        <w:tc>
          <w:tcPr>
            <w:tcW w:w="2867" w:type="pct"/>
          </w:tcPr>
          <w:p w:rsidR="009939F6" w:rsidDel="0011175B" w:rsidRDefault="009939F6" w:rsidP="009939F6">
            <w:pPr>
              <w:spacing w:after="0"/>
              <w:rPr>
                <w:sz w:val="18"/>
                <w:szCs w:val="18"/>
              </w:rPr>
            </w:pPr>
          </w:p>
        </w:tc>
      </w:tr>
      <w:tr w:rsidR="009939F6" w:rsidRPr="002C57C5" w:rsidTr="009E2CA3">
        <w:tc>
          <w:tcPr>
            <w:tcW w:w="1562" w:type="pct"/>
          </w:tcPr>
          <w:p w:rsidR="009939F6" w:rsidRDefault="009939F6" w:rsidP="00676586">
            <w:pPr>
              <w:spacing w:after="0"/>
              <w:rPr>
                <w:sz w:val="18"/>
                <w:szCs w:val="18"/>
              </w:rPr>
            </w:pPr>
            <w:proofErr w:type="spellStart"/>
            <w:r>
              <w:rPr>
                <w:sz w:val="18"/>
                <w:szCs w:val="18"/>
              </w:rPr>
              <w:t>RowKey</w:t>
            </w:r>
            <w:proofErr w:type="spellEnd"/>
          </w:p>
        </w:tc>
        <w:tc>
          <w:tcPr>
            <w:tcW w:w="571" w:type="pct"/>
          </w:tcPr>
          <w:p w:rsidR="009939F6" w:rsidRDefault="009939F6" w:rsidP="009E2CA3">
            <w:pPr>
              <w:spacing w:after="0"/>
              <w:rPr>
                <w:sz w:val="18"/>
                <w:szCs w:val="18"/>
              </w:rPr>
            </w:pPr>
          </w:p>
        </w:tc>
        <w:tc>
          <w:tcPr>
            <w:tcW w:w="2867" w:type="pct"/>
          </w:tcPr>
          <w:p w:rsidR="009939F6" w:rsidDel="0011175B" w:rsidRDefault="009939F6" w:rsidP="009939F6">
            <w:pPr>
              <w:spacing w:after="0"/>
              <w:rPr>
                <w:sz w:val="18"/>
                <w:szCs w:val="18"/>
              </w:rPr>
            </w:pPr>
          </w:p>
        </w:tc>
      </w:tr>
      <w:tr w:rsidR="009939F6" w:rsidRPr="002C57C5" w:rsidTr="009E2CA3">
        <w:tc>
          <w:tcPr>
            <w:tcW w:w="1562" w:type="pct"/>
          </w:tcPr>
          <w:p w:rsidR="009939F6" w:rsidRDefault="009939F6" w:rsidP="00676586">
            <w:pPr>
              <w:spacing w:after="0"/>
              <w:rPr>
                <w:sz w:val="18"/>
                <w:szCs w:val="18"/>
              </w:rPr>
            </w:pPr>
            <w:r>
              <w:rPr>
                <w:sz w:val="18"/>
                <w:szCs w:val="18"/>
              </w:rPr>
              <w:t>NBS459 or current key</w:t>
            </w:r>
          </w:p>
        </w:tc>
        <w:tc>
          <w:tcPr>
            <w:tcW w:w="571" w:type="pct"/>
          </w:tcPr>
          <w:p w:rsidR="009939F6" w:rsidRDefault="009939F6" w:rsidP="009E2CA3">
            <w:pPr>
              <w:spacing w:after="0"/>
              <w:rPr>
                <w:sz w:val="18"/>
                <w:szCs w:val="18"/>
              </w:rPr>
            </w:pPr>
          </w:p>
        </w:tc>
        <w:tc>
          <w:tcPr>
            <w:tcW w:w="2867" w:type="pct"/>
          </w:tcPr>
          <w:p w:rsidR="009939F6" w:rsidDel="0011175B" w:rsidRDefault="009939F6" w:rsidP="009939F6">
            <w:pPr>
              <w:spacing w:after="0"/>
              <w:rPr>
                <w:sz w:val="18"/>
                <w:szCs w:val="18"/>
              </w:rPr>
            </w:pPr>
          </w:p>
        </w:tc>
      </w:tr>
    </w:tbl>
    <w:p w:rsidR="009E2CA3" w:rsidRDefault="009E2CA3" w:rsidP="009E2CA3"/>
    <w:p w:rsidR="009E2CA3" w:rsidRDefault="009E2CA3">
      <w:pPr>
        <w:rPr>
          <w:rFonts w:asciiTheme="majorHAnsi" w:eastAsiaTheme="majorEastAsia" w:hAnsiTheme="majorHAnsi" w:cstheme="majorBidi"/>
          <w:b/>
          <w:bCs/>
          <w:color w:val="365F91" w:themeColor="accent1" w:themeShade="BF"/>
          <w:sz w:val="28"/>
          <w:szCs w:val="28"/>
        </w:rPr>
      </w:pPr>
      <w:r>
        <w:br w:type="page"/>
      </w:r>
    </w:p>
    <w:p w:rsidR="007E41F4" w:rsidRDefault="001D4516" w:rsidP="007E41F4">
      <w:pPr>
        <w:pStyle w:val="Heading1"/>
      </w:pPr>
      <w:bookmarkStart w:id="35" w:name="_ETL_Overview"/>
      <w:bookmarkStart w:id="36" w:name="_Toc535313321"/>
      <w:bookmarkEnd w:id="35"/>
      <w:r w:rsidRPr="009939F6">
        <w:lastRenderedPageBreak/>
        <w:t>Lab Report</w:t>
      </w:r>
      <w:r w:rsidR="007E41F4" w:rsidRPr="009939F6">
        <w:t xml:space="preserve"> Overview</w:t>
      </w:r>
      <w:bookmarkEnd w:id="36"/>
    </w:p>
    <w:p w:rsidR="009939F6" w:rsidRPr="009939F6" w:rsidRDefault="009939F6" w:rsidP="009939F6"/>
    <w:p w:rsidR="006067D3" w:rsidDel="004571AB" w:rsidRDefault="006067D3" w:rsidP="00996884">
      <w:pPr>
        <w:rPr>
          <w:del w:id="37" w:author="Christi Hildebrandt" w:date="2018-09-27T17:01:00Z"/>
        </w:rPr>
      </w:pPr>
    </w:p>
    <w:p w:rsidR="009939F6" w:rsidRDefault="004571AB" w:rsidP="006067D3">
      <w:ins w:id="38" w:author="Christi Hildebrandt" w:date="2018-09-27T17:01:00Z">
        <w:r>
          <w:t xml:space="preserve">With NBS 6.0, </w:t>
        </w:r>
      </w:ins>
      <w:r w:rsidR="009939F6">
        <w:t xml:space="preserve">the Lab Report module has been moved from Legacy pages to Page Builder Pages. Same functionality that was available from the legacy Lab </w:t>
      </w:r>
      <w:proofErr w:type="gramStart"/>
      <w:r w:rsidR="009939F6">
        <w:t>Report,</w:t>
      </w:r>
      <w:proofErr w:type="gramEnd"/>
      <w:r w:rsidR="009939F6">
        <w:t xml:space="preserve"> is now available from Lab report Page builder page which consists of 3 different templates:</w:t>
      </w:r>
    </w:p>
    <w:p w:rsidR="009939F6" w:rsidRDefault="009939F6" w:rsidP="009939F6">
      <w:pPr>
        <w:pStyle w:val="ListParagraph"/>
        <w:numPr>
          <w:ilvl w:val="0"/>
          <w:numId w:val="31"/>
        </w:numPr>
      </w:pPr>
      <w:r>
        <w:t>Lab Report</w:t>
      </w:r>
    </w:p>
    <w:p w:rsidR="009939F6" w:rsidRDefault="009939F6" w:rsidP="009939F6">
      <w:pPr>
        <w:pStyle w:val="ListParagraph"/>
        <w:numPr>
          <w:ilvl w:val="0"/>
          <w:numId w:val="31"/>
        </w:numPr>
      </w:pPr>
      <w:r>
        <w:t>Susceptibility</w:t>
      </w:r>
    </w:p>
    <w:p w:rsidR="009939F6" w:rsidRDefault="009939F6" w:rsidP="009939F6">
      <w:pPr>
        <w:pStyle w:val="ListParagraph"/>
        <w:numPr>
          <w:ilvl w:val="0"/>
          <w:numId w:val="31"/>
        </w:numPr>
      </w:pPr>
      <w:r>
        <w:t>Isolate Tracking</w:t>
      </w:r>
    </w:p>
    <w:p w:rsidR="00996884" w:rsidRDefault="00996884" w:rsidP="001D4516">
      <w:pPr>
        <w:pStyle w:val="ListParagraph"/>
        <w:ind w:left="1080"/>
      </w:pPr>
    </w:p>
    <w:p w:rsidR="001D4516" w:rsidRDefault="00E30C9A" w:rsidP="001D4516">
      <w:pPr>
        <w:pStyle w:val="Heading1"/>
        <w:pPrChange w:id="39" w:author="Christi Hildebrandt" w:date="2018-09-27T18:37:00Z">
          <w:pPr>
            <w:pStyle w:val="ListParagraph"/>
            <w:numPr>
              <w:ilvl w:val="1"/>
              <w:numId w:val="14"/>
            </w:numPr>
            <w:ind w:left="1440" w:hanging="360"/>
          </w:pPr>
        </w:pPrChange>
      </w:pPr>
      <w:bookmarkStart w:id="40" w:name="_Toc535313322"/>
      <w:r>
        <w:t xml:space="preserve">Linkage </w:t>
      </w:r>
      <w:r w:rsidR="001D4516">
        <w:t>Workflow</w:t>
      </w:r>
      <w:bookmarkEnd w:id="40"/>
    </w:p>
    <w:p w:rsidR="001D4516" w:rsidRDefault="001D4516" w:rsidP="001D4516"/>
    <w:p w:rsidR="001D4516" w:rsidRDefault="001D4516" w:rsidP="001D4516">
      <w:r>
        <w:t>The key linkage is used in order to associate the Resulted Test row with the susceptibility and isolate tracking information entered using the corresponding buttons. Those buttons a</w:t>
      </w:r>
      <w:r w:rsidR="00247D0B">
        <w:t>re called: Manage Susceptibility and Manage Isolate Tracking:</w:t>
      </w:r>
    </w:p>
    <w:p w:rsidR="00247D0B" w:rsidRDefault="00247D0B" w:rsidP="001D4516"/>
    <w:p w:rsidR="00247D0B" w:rsidRDefault="00247D0B" w:rsidP="001D4516"/>
    <w:p w:rsidR="00247D0B" w:rsidRDefault="00247D0B" w:rsidP="001D4516">
      <w:r>
        <w:rPr>
          <w:noProof/>
          <w:lang w:val="es-ES_tradnl" w:eastAsia="es-ES_tradnl"/>
        </w:rPr>
        <w:drawing>
          <wp:inline distT="0" distB="0" distL="0" distR="0" wp14:anchorId="5D89E5BF" wp14:editId="0E3FB372">
            <wp:extent cx="5943600" cy="27368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736850"/>
                    </a:xfrm>
                    <a:prstGeom prst="rect">
                      <a:avLst/>
                    </a:prstGeom>
                  </pic:spPr>
                </pic:pic>
              </a:graphicData>
            </a:graphic>
          </wp:inline>
        </w:drawing>
      </w:r>
    </w:p>
    <w:p w:rsidR="001D4516" w:rsidRDefault="001D4516" w:rsidP="001D4516"/>
    <w:p w:rsidR="00247D0B" w:rsidRDefault="00247D0B" w:rsidP="001D4516">
      <w:r>
        <w:lastRenderedPageBreak/>
        <w:t>Every time a new resulted test is entered, and it has any susceptibility/isolate tracking information, those buttons are clicked in order to enter the corresponding information, for example, if Manage Susceptibilities button is clicked, it will open the following window:</w:t>
      </w:r>
    </w:p>
    <w:p w:rsidR="00247D0B" w:rsidRDefault="00247D0B" w:rsidP="001D4516"/>
    <w:p w:rsidR="00247D0B" w:rsidRDefault="00247D0B" w:rsidP="001D4516">
      <w:r>
        <w:rPr>
          <w:noProof/>
          <w:lang w:val="es-ES_tradnl" w:eastAsia="es-ES_tradnl"/>
        </w:rPr>
        <w:drawing>
          <wp:inline distT="0" distB="0" distL="0" distR="0" wp14:anchorId="3CD3D4D6" wp14:editId="2598E6F7">
            <wp:extent cx="5943600" cy="36620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662045"/>
                    </a:xfrm>
                    <a:prstGeom prst="rect">
                      <a:avLst/>
                    </a:prstGeom>
                  </pic:spPr>
                </pic:pic>
              </a:graphicData>
            </a:graphic>
          </wp:inline>
        </w:drawing>
      </w:r>
    </w:p>
    <w:p w:rsidR="00247D0B" w:rsidRDefault="00247D0B" w:rsidP="001D4516"/>
    <w:p w:rsidR="00247D0B" w:rsidRDefault="00247D0B" w:rsidP="001D4516">
      <w:proofErr w:type="gramStart"/>
      <w:r>
        <w:t>Which consists of a batch entry.</w:t>
      </w:r>
      <w:proofErr w:type="gramEnd"/>
      <w:r>
        <w:t xml:space="preserve"> Once the data is entered in the batch entry and submit is clicked, this information is stored in a new type of form: </w:t>
      </w:r>
      <w:proofErr w:type="spellStart"/>
      <w:r>
        <w:t>PageSubForm</w:t>
      </w:r>
      <w:proofErr w:type="spellEnd"/>
      <w:r>
        <w:t xml:space="preserve">, and that </w:t>
      </w:r>
      <w:proofErr w:type="spellStart"/>
      <w:r>
        <w:t>subform</w:t>
      </w:r>
      <w:proofErr w:type="spellEnd"/>
      <w:r>
        <w:t xml:space="preserve"> is stored in the session, in the </w:t>
      </w:r>
      <w:proofErr w:type="spellStart"/>
      <w:r>
        <w:t>hashmap</w:t>
      </w:r>
      <w:proofErr w:type="spellEnd"/>
      <w:r>
        <w:t xml:space="preserve"> called </w:t>
      </w:r>
      <w:proofErr w:type="spellStart"/>
      <w:r w:rsidRPr="00B41B2D">
        <w:rPr>
          <w:b/>
        </w:rPr>
        <w:t>subFormHashMap</w:t>
      </w:r>
      <w:proofErr w:type="spellEnd"/>
      <w:r>
        <w:rPr>
          <w:b/>
        </w:rPr>
        <w:t>.</w:t>
      </w:r>
      <w:r>
        <w:t xml:space="preserve"> Please, refer to the section</w:t>
      </w:r>
      <w:hyperlink w:anchor="_PageSubForm_in_the" w:history="1">
        <w:r w:rsidRPr="00247D0B">
          <w:rPr>
            <w:rStyle w:val="Hyperlink"/>
          </w:rPr>
          <w:t xml:space="preserve"> Page </w:t>
        </w:r>
        <w:proofErr w:type="spellStart"/>
        <w:r w:rsidRPr="00247D0B">
          <w:rPr>
            <w:rStyle w:val="Hyperlink"/>
          </w:rPr>
          <w:t>Subform</w:t>
        </w:r>
        <w:proofErr w:type="spellEnd"/>
        <w:r w:rsidRPr="00247D0B">
          <w:rPr>
            <w:rStyle w:val="Hyperlink"/>
          </w:rPr>
          <w:t xml:space="preserve"> in session</w:t>
        </w:r>
      </w:hyperlink>
      <w:r>
        <w:t xml:space="preserve"> for more details about this </w:t>
      </w:r>
      <w:proofErr w:type="spellStart"/>
      <w:r>
        <w:t>HashMap</w:t>
      </w:r>
      <w:proofErr w:type="spellEnd"/>
      <w:r>
        <w:t xml:space="preserve">. They key in this </w:t>
      </w:r>
      <w:proofErr w:type="spellStart"/>
      <w:r>
        <w:t>HashMap</w:t>
      </w:r>
      <w:proofErr w:type="spellEnd"/>
      <w:r>
        <w:t xml:space="preserve"> is what we call </w:t>
      </w:r>
      <w:proofErr w:type="spellStart"/>
      <w:r>
        <w:t>rowKey</w:t>
      </w:r>
      <w:proofErr w:type="spellEnd"/>
      <w:r>
        <w:t xml:space="preserve">, which links the corresponding resulted test that we are adding/updating with the Susceptibility/Isolate </w:t>
      </w:r>
      <w:proofErr w:type="spellStart"/>
      <w:r>
        <w:t>subform</w:t>
      </w:r>
      <w:proofErr w:type="spellEnd"/>
      <w:r>
        <w:t>.</w:t>
      </w:r>
    </w:p>
    <w:p w:rsidR="00247D0B" w:rsidRDefault="00247D0B" w:rsidP="001D4516"/>
    <w:p w:rsidR="00247D0B" w:rsidRDefault="00247D0B" w:rsidP="00247D0B">
      <w:pPr>
        <w:pStyle w:val="Heading2"/>
      </w:pPr>
      <w:bookmarkStart w:id="41" w:name="_Toc535313323"/>
      <w:r>
        <w:t>Adding a new resulted test</w:t>
      </w:r>
      <w:bookmarkEnd w:id="41"/>
    </w:p>
    <w:p w:rsidR="00247D0B" w:rsidRDefault="00247D0B" w:rsidP="00247D0B">
      <w:r>
        <w:t>If we are adding a new resulted test, at the beginning t</w:t>
      </w:r>
      <w:r w:rsidR="009939F6">
        <w:t>he NBS459</w:t>
      </w:r>
      <w:r>
        <w:t xml:space="preserve"> (hidden current key field) is empty. This field is filled as soon as Manage Susceptibilities / Isolate button is clicked so we use it as a reference for the whole resulted test.</w:t>
      </w:r>
    </w:p>
    <w:p w:rsidR="00247D0B" w:rsidRDefault="00247D0B" w:rsidP="00247D0B">
      <w:r>
        <w:lastRenderedPageBreak/>
        <w:t>If resulted test is added to the</w:t>
      </w:r>
      <w:r w:rsidR="00F04F46">
        <w:t xml:space="preserve"> batch entry without entering any susceptibility/isolate tracking data, by the time the Add button is clicked, nothing is stored</w:t>
      </w:r>
      <w:r w:rsidR="009939F6">
        <w:t xml:space="preserve"> in the NBS459</w:t>
      </w:r>
      <w:r w:rsidR="00F04F46">
        <w:t xml:space="preserve"> field, but the system will generate the next available key and store it in the batch entry row.</w:t>
      </w:r>
    </w:p>
    <w:p w:rsidR="00F04F46" w:rsidRDefault="00F04F46" w:rsidP="00247D0B"/>
    <w:p w:rsidR="00F04F46" w:rsidRDefault="00F04F46" w:rsidP="00F04F46">
      <w:pPr>
        <w:pStyle w:val="Heading2"/>
      </w:pPr>
      <w:bookmarkStart w:id="42" w:name="_Toc535313324"/>
      <w:r>
        <w:t>Updating an existing resulted test</w:t>
      </w:r>
      <w:bookmarkEnd w:id="42"/>
    </w:p>
    <w:p w:rsidR="00F04F46" w:rsidRDefault="00F04F46" w:rsidP="00F04F46"/>
    <w:p w:rsidR="00F04F46" w:rsidRDefault="00F04F46" w:rsidP="00F04F46">
      <w:r>
        <w:t xml:space="preserve">Since the </w:t>
      </w:r>
      <w:proofErr w:type="spellStart"/>
      <w:r>
        <w:t>rowKey</w:t>
      </w:r>
      <w:proofErr w:type="spellEnd"/>
      <w:r>
        <w:t xml:space="preserve"> is stored on each of the rows, every time the Edit icon of any row is clicked</w:t>
      </w:r>
      <w:r w:rsidR="009939F6">
        <w:t>, the NBS459</w:t>
      </w:r>
      <w:r>
        <w:t xml:space="preserve"> hidden field will be populated with this value. Now if Manage Susceptibilities or Mange Isolate button is clicked, it will read the current key from this field in order to get the corresponding information from the session and show it in the windows.</w:t>
      </w:r>
    </w:p>
    <w:p w:rsidR="00F04F46" w:rsidRDefault="00F04F46" w:rsidP="00F04F46"/>
    <w:p w:rsidR="00F04F46" w:rsidRDefault="00F04F46" w:rsidP="00F04F46">
      <w:pPr>
        <w:pStyle w:val="Heading2"/>
      </w:pPr>
      <w:bookmarkStart w:id="43" w:name="_Toc535313325"/>
      <w:r>
        <w:t>Viewing an existing resulted test</w:t>
      </w:r>
      <w:bookmarkEnd w:id="43"/>
    </w:p>
    <w:p w:rsidR="00F04F46" w:rsidRDefault="00F04F46" w:rsidP="00F04F46"/>
    <w:p w:rsidR="00F04F46" w:rsidRPr="00F04F46" w:rsidRDefault="00F04F46" w:rsidP="00F04F46">
      <w:r>
        <w:t>It works similar to “Updating an existing resulted test”</w:t>
      </w:r>
      <w:r w:rsidR="009939F6">
        <w:t xml:space="preserve"> regarding the way the NBS459</w:t>
      </w:r>
      <w:r>
        <w:t xml:space="preserve"> field is populated every time the View Icon in clicked. The only difference is the Manage Susceptibilities / Manage Isolate tracking buttons will open the window in View Mode only.</w:t>
      </w:r>
    </w:p>
    <w:p w:rsidR="00F04F46" w:rsidRDefault="00F04F46" w:rsidP="00F04F46">
      <w:pPr>
        <w:pStyle w:val="Heading3"/>
      </w:pPr>
      <w:bookmarkStart w:id="44" w:name="_Toc535313326"/>
      <w:r>
        <w:t>Generating next key</w:t>
      </w:r>
      <w:bookmarkEnd w:id="44"/>
    </w:p>
    <w:p w:rsidR="00F04F46" w:rsidRDefault="00F04F46" w:rsidP="00F04F46"/>
    <w:p w:rsidR="00F04F46" w:rsidRPr="00F04F46" w:rsidRDefault="00F04F46" w:rsidP="00F04F46">
      <w:r>
        <w:t xml:space="preserve">If we are adding a new row in the batch entry, a new key number needs to be created. In order to do that, the method called </w:t>
      </w:r>
      <w:proofErr w:type="spellStart"/>
      <w:r w:rsidRPr="00EC339E">
        <w:rPr>
          <w:b/>
        </w:rPr>
        <w:t>getNextAvailableKey</w:t>
      </w:r>
      <w:proofErr w:type="spellEnd"/>
      <w:r>
        <w:rPr>
          <w:b/>
        </w:rPr>
        <w:t xml:space="preserve"> </w:t>
      </w:r>
      <w:r w:rsidRPr="00F04F46">
        <w:t xml:space="preserve">is used. </w:t>
      </w:r>
      <w:r>
        <w:t>It will check each</w:t>
      </w:r>
      <w:r w:rsidRPr="00F04F46">
        <w:t xml:space="preserve"> key in the batch entry, getting the maximum</w:t>
      </w:r>
      <w:r>
        <w:t xml:space="preserve"> number</w:t>
      </w:r>
      <w:r w:rsidRPr="00F04F46">
        <w:t>. The new generated key will be the maximum number found plus 1.</w:t>
      </w:r>
      <w:r>
        <w:t xml:space="preserve"> That way, we don’t duplicate key numbers.</w:t>
      </w:r>
    </w:p>
    <w:p w:rsidR="001D4516" w:rsidRDefault="001D4516" w:rsidP="001D4516">
      <w:pPr>
        <w:pStyle w:val="Heading1"/>
      </w:pPr>
      <w:bookmarkStart w:id="45" w:name="_Toc535313327"/>
      <w:r>
        <w:t>Key Linkage API</w:t>
      </w:r>
      <w:bookmarkEnd w:id="45"/>
    </w:p>
    <w:p w:rsidR="001D4516" w:rsidRDefault="001D4516" w:rsidP="001D4516"/>
    <w:p w:rsidR="001D4516" w:rsidRDefault="001D4516" w:rsidP="001D4516">
      <w:r>
        <w:t xml:space="preserve">New methods for handling the </w:t>
      </w:r>
      <w:proofErr w:type="spellStart"/>
      <w:r>
        <w:t>currentKey</w:t>
      </w:r>
      <w:proofErr w:type="spellEnd"/>
      <w:r w:rsidR="009939F6">
        <w:t xml:space="preserve"> (NBS459</w:t>
      </w:r>
      <w:r>
        <w:t>) field have been created in PageSpecific.js file. The methods are:</w:t>
      </w:r>
    </w:p>
    <w:p w:rsidR="001D4516" w:rsidRDefault="001D4516" w:rsidP="001D4516"/>
    <w:p w:rsidR="001D4516" w:rsidRPr="00B7612A" w:rsidRDefault="001D4516" w:rsidP="001D4516">
      <w:pPr>
        <w:pStyle w:val="ListParagraph"/>
        <w:numPr>
          <w:ilvl w:val="0"/>
          <w:numId w:val="28"/>
        </w:numPr>
      </w:pPr>
      <w:proofErr w:type="spellStart"/>
      <w:r w:rsidRPr="00EC339E">
        <w:rPr>
          <w:b/>
        </w:rPr>
        <w:t>getCurrentKey</w:t>
      </w:r>
      <w:proofErr w:type="spellEnd"/>
      <w:r w:rsidRPr="00B7612A">
        <w:t xml:space="preserve">: reads the current key from the </w:t>
      </w:r>
      <w:proofErr w:type="spellStart"/>
      <w:r w:rsidRPr="00B7612A">
        <w:t>currentKey</w:t>
      </w:r>
      <w:proofErr w:type="spellEnd"/>
      <w:r w:rsidRPr="00B7612A">
        <w:t xml:space="preserve"> field</w:t>
      </w:r>
    </w:p>
    <w:p w:rsidR="001D4516" w:rsidRPr="00B7612A" w:rsidRDefault="001D4516" w:rsidP="001D4516">
      <w:pPr>
        <w:pStyle w:val="ListParagraph"/>
        <w:numPr>
          <w:ilvl w:val="0"/>
          <w:numId w:val="28"/>
        </w:numPr>
      </w:pPr>
      <w:proofErr w:type="spellStart"/>
      <w:proofErr w:type="gramStart"/>
      <w:r w:rsidRPr="00EC339E">
        <w:rPr>
          <w:b/>
        </w:rPr>
        <w:t>emptyCurrentKey</w:t>
      </w:r>
      <w:proofErr w:type="spellEnd"/>
      <w:proofErr w:type="gramEnd"/>
      <w:r w:rsidRPr="00B7612A">
        <w:t xml:space="preserve">: empty the current key value from the </w:t>
      </w:r>
      <w:proofErr w:type="spellStart"/>
      <w:r w:rsidRPr="00B7612A">
        <w:t>currentKey</w:t>
      </w:r>
      <w:proofErr w:type="spellEnd"/>
      <w:r w:rsidRPr="00B7612A">
        <w:t xml:space="preserve"> field</w:t>
      </w:r>
      <w:r>
        <w:t xml:space="preserve"> once it has been set in the batch entry row. This is called from </w:t>
      </w:r>
      <w:proofErr w:type="spellStart"/>
      <w:r>
        <w:t>setRowKey</w:t>
      </w:r>
      <w:proofErr w:type="spellEnd"/>
      <w:r>
        <w:t>.</w:t>
      </w:r>
    </w:p>
    <w:p w:rsidR="001D4516" w:rsidRPr="00B7612A" w:rsidRDefault="001D4516" w:rsidP="001D4516">
      <w:pPr>
        <w:pStyle w:val="ListParagraph"/>
        <w:numPr>
          <w:ilvl w:val="0"/>
          <w:numId w:val="28"/>
        </w:numPr>
      </w:pPr>
      <w:proofErr w:type="spellStart"/>
      <w:r w:rsidRPr="00EC339E">
        <w:rPr>
          <w:b/>
        </w:rPr>
        <w:lastRenderedPageBreak/>
        <w:t>getNextAvailableKey</w:t>
      </w:r>
      <w:proofErr w:type="spellEnd"/>
      <w:r w:rsidRPr="00B7612A">
        <w:t>: get the next available key not used in the table</w:t>
      </w:r>
    </w:p>
    <w:p w:rsidR="001D4516" w:rsidRPr="00B7612A" w:rsidRDefault="001D4516" w:rsidP="001D4516">
      <w:pPr>
        <w:pStyle w:val="ListParagraph"/>
        <w:numPr>
          <w:ilvl w:val="0"/>
          <w:numId w:val="28"/>
        </w:numPr>
      </w:pPr>
      <w:proofErr w:type="spellStart"/>
      <w:proofErr w:type="gramStart"/>
      <w:r w:rsidRPr="00EC339E">
        <w:rPr>
          <w:b/>
        </w:rPr>
        <w:t>getKey</w:t>
      </w:r>
      <w:proofErr w:type="spellEnd"/>
      <w:proofErr w:type="gramEnd"/>
      <w:r w:rsidRPr="00B7612A">
        <w:t xml:space="preserve">: get the key either from the </w:t>
      </w:r>
      <w:proofErr w:type="spellStart"/>
      <w:r w:rsidRPr="00B7612A">
        <w:t>currentKey</w:t>
      </w:r>
      <w:proofErr w:type="spellEnd"/>
      <w:r w:rsidRPr="00B7612A">
        <w:t xml:space="preserve"> field calling </w:t>
      </w:r>
      <w:proofErr w:type="spellStart"/>
      <w:r w:rsidRPr="00B7612A">
        <w:t>getCurrentKey</w:t>
      </w:r>
      <w:proofErr w:type="spellEnd"/>
      <w:r w:rsidRPr="00B7612A">
        <w:t xml:space="preserve"> or if there’s nothing, it gets the next available key not used in the table</w:t>
      </w:r>
      <w:r>
        <w:t xml:space="preserve"> calling </w:t>
      </w:r>
      <w:proofErr w:type="spellStart"/>
      <w:r>
        <w:t>getNe</w:t>
      </w:r>
      <w:r w:rsidRPr="00B7612A">
        <w:t>xtAvailableKey</w:t>
      </w:r>
      <w:proofErr w:type="spellEnd"/>
      <w:r>
        <w:t xml:space="preserve">. </w:t>
      </w:r>
      <w:r w:rsidR="009939F6">
        <w:t>The key set in NBS459</w:t>
      </w:r>
      <w:r>
        <w:t xml:space="preserve"> will be the Key + _MODE_ + the actual mode (View or Edit)</w:t>
      </w:r>
    </w:p>
    <w:p w:rsidR="001D4516" w:rsidRDefault="001D4516" w:rsidP="001D4516">
      <w:pPr>
        <w:pStyle w:val="ListParagraph"/>
        <w:numPr>
          <w:ilvl w:val="0"/>
          <w:numId w:val="28"/>
        </w:numPr>
      </w:pPr>
      <w:proofErr w:type="spellStart"/>
      <w:proofErr w:type="gramStart"/>
      <w:r w:rsidRPr="00EC339E">
        <w:rPr>
          <w:b/>
        </w:rPr>
        <w:t>setRowKey</w:t>
      </w:r>
      <w:proofErr w:type="spellEnd"/>
      <w:proofErr w:type="gramEnd"/>
      <w:r w:rsidRPr="00B7612A">
        <w:t xml:space="preserve">: called from </w:t>
      </w:r>
      <w:proofErr w:type="spellStart"/>
      <w:r w:rsidRPr="00B7612A">
        <w:t>DMB_Generate_Generic_Index_JSP</w:t>
      </w:r>
      <w:proofErr w:type="spellEnd"/>
      <w:r w:rsidRPr="00B7612A">
        <w:t xml:space="preserve"> file, </w:t>
      </w:r>
      <w:proofErr w:type="spellStart"/>
      <w:r w:rsidRPr="00B7612A">
        <w:t>fillTable</w:t>
      </w:r>
      <w:proofErr w:type="spellEnd"/>
      <w:r w:rsidRPr="00B7612A">
        <w:t xml:space="preserve"> method</w:t>
      </w:r>
      <w:r w:rsidRPr="00EC339E">
        <w:t xml:space="preserve"> in order to set the key in the hidden field in the batch entry row.</w:t>
      </w:r>
    </w:p>
    <w:p w:rsidR="001D4516" w:rsidRPr="00732C18" w:rsidRDefault="001D4516" w:rsidP="001D4516">
      <w:pPr>
        <w:pStyle w:val="ListParagraph"/>
        <w:numPr>
          <w:ilvl w:val="0"/>
          <w:numId w:val="28"/>
        </w:numPr>
        <w:rPr>
          <w:b/>
        </w:rPr>
      </w:pPr>
      <w:proofErr w:type="spellStart"/>
      <w:r w:rsidRPr="00732C18">
        <w:rPr>
          <w:b/>
        </w:rPr>
        <w:t>getKeyNumberAssociatedToRow</w:t>
      </w:r>
      <w:proofErr w:type="spellEnd"/>
      <w:r>
        <w:rPr>
          <w:b/>
        </w:rPr>
        <w:t>:</w:t>
      </w:r>
      <w:r>
        <w:t xml:space="preserve"> returns the key value associated to the selected row by the id</w:t>
      </w:r>
    </w:p>
    <w:p w:rsidR="001D4516" w:rsidRPr="00C100FC" w:rsidRDefault="001D4516" w:rsidP="001D4516">
      <w:pPr>
        <w:pStyle w:val="ListParagraph"/>
        <w:numPr>
          <w:ilvl w:val="0"/>
          <w:numId w:val="28"/>
        </w:numPr>
        <w:rPr>
          <w:b/>
        </w:rPr>
      </w:pPr>
      <w:proofErr w:type="spellStart"/>
      <w:proofErr w:type="gramStart"/>
      <w:r w:rsidRPr="00732C18">
        <w:rPr>
          <w:b/>
        </w:rPr>
        <w:t>setCurrentKeyfromSelectedRow</w:t>
      </w:r>
      <w:proofErr w:type="spellEnd"/>
      <w:proofErr w:type="gramEnd"/>
      <w:r>
        <w:rPr>
          <w:b/>
        </w:rPr>
        <w:t xml:space="preserve">: </w:t>
      </w:r>
      <w:r w:rsidRPr="00732C18">
        <w:t xml:space="preserve">sets the key value associated to the selected row in the hidden </w:t>
      </w:r>
      <w:proofErr w:type="spellStart"/>
      <w:r w:rsidRPr="00732C18">
        <w:t>currentKey</w:t>
      </w:r>
      <w:proofErr w:type="spellEnd"/>
      <w:r w:rsidRPr="00732C18">
        <w:t xml:space="preserve"> field.</w:t>
      </w:r>
    </w:p>
    <w:p w:rsidR="001D4516" w:rsidRPr="00C100FC" w:rsidRDefault="001D4516" w:rsidP="001D4516">
      <w:pPr>
        <w:pStyle w:val="ListParagraph"/>
        <w:numPr>
          <w:ilvl w:val="0"/>
          <w:numId w:val="28"/>
        </w:numPr>
      </w:pPr>
      <w:proofErr w:type="spellStart"/>
      <w:proofErr w:type="gramStart"/>
      <w:r w:rsidRPr="00C100FC">
        <w:rPr>
          <w:b/>
        </w:rPr>
        <w:t>getMode</w:t>
      </w:r>
      <w:proofErr w:type="spellEnd"/>
      <w:proofErr w:type="gramEnd"/>
      <w:r w:rsidRPr="00C100FC">
        <w:t>: returns how the row was selected from the batch entry (if applicable). If it was selected from View icon, it returns View, if it was selected from Edit icon, it returns Edit.</w:t>
      </w:r>
    </w:p>
    <w:p w:rsidR="001D4516" w:rsidRPr="0061421B" w:rsidRDefault="001D4516" w:rsidP="001D4516">
      <w:pPr>
        <w:pStyle w:val="ListParagraph"/>
        <w:numPr>
          <w:ilvl w:val="0"/>
          <w:numId w:val="28"/>
        </w:numPr>
        <w:rPr>
          <w:b/>
        </w:rPr>
      </w:pPr>
      <w:proofErr w:type="spellStart"/>
      <w:proofErr w:type="gramStart"/>
      <w:r w:rsidRPr="00732C18">
        <w:rPr>
          <w:b/>
        </w:rPr>
        <w:t>deleteKeyFromHashMapInSession</w:t>
      </w:r>
      <w:proofErr w:type="spellEnd"/>
      <w:proofErr w:type="gramEnd"/>
      <w:r>
        <w:rPr>
          <w:b/>
        </w:rPr>
        <w:t xml:space="preserve">: </w:t>
      </w:r>
      <w:r w:rsidRPr="00732C18">
        <w:t xml:space="preserve">deletes the key from the </w:t>
      </w:r>
      <w:proofErr w:type="spellStart"/>
      <w:r w:rsidRPr="00732C18">
        <w:t>hashmap</w:t>
      </w:r>
      <w:proofErr w:type="spellEnd"/>
      <w:r w:rsidRPr="00732C18">
        <w:t xml:space="preserve"> that stores the pairs key – </w:t>
      </w:r>
      <w:proofErr w:type="spellStart"/>
      <w:r w:rsidRPr="00732C18">
        <w:t>subFormPage</w:t>
      </w:r>
      <w:proofErr w:type="spellEnd"/>
      <w:r w:rsidRPr="00732C18">
        <w:t>.</w:t>
      </w:r>
    </w:p>
    <w:p w:rsidR="00886F1D" w:rsidRPr="004479FD" w:rsidRDefault="00886F1D" w:rsidP="004479FD"/>
    <w:p w:rsidR="004479FD" w:rsidRPr="0061421B" w:rsidRDefault="004479FD" w:rsidP="0061421B"/>
    <w:p w:rsidR="00E30C9A" w:rsidRDefault="00E30C9A" w:rsidP="001D4516">
      <w:pPr>
        <w:pStyle w:val="Heading1"/>
      </w:pPr>
      <w:bookmarkStart w:id="46" w:name="_Toc535313328"/>
      <w:r>
        <w:t>NBS459 Current Key</w:t>
      </w:r>
      <w:bookmarkEnd w:id="46"/>
    </w:p>
    <w:p w:rsidR="00E30C9A" w:rsidRDefault="00E30C9A" w:rsidP="00E30C9A"/>
    <w:p w:rsidR="00E30C9A" w:rsidRDefault="00E30C9A" w:rsidP="00E30C9A">
      <w:r>
        <w:t>The new hidden field with question identifier = NBS459 stores 2 important data:</w:t>
      </w:r>
    </w:p>
    <w:p w:rsidR="00E30C9A" w:rsidRDefault="00E30C9A" w:rsidP="00E30C9A">
      <w:pPr>
        <w:pStyle w:val="ListParagraph"/>
        <w:numPr>
          <w:ilvl w:val="0"/>
          <w:numId w:val="31"/>
        </w:numPr>
      </w:pPr>
      <w:proofErr w:type="gramStart"/>
      <w:r>
        <w:t>the</w:t>
      </w:r>
      <w:proofErr w:type="gramEnd"/>
      <w:r>
        <w:t xml:space="preserve"> key number: used to link the resulted test with the susceptibility and isolate tracking </w:t>
      </w:r>
      <w:proofErr w:type="spellStart"/>
      <w:r>
        <w:t>subforms</w:t>
      </w:r>
      <w:proofErr w:type="spellEnd"/>
      <w:r>
        <w:t xml:space="preserve"> stored in the session</w:t>
      </w:r>
      <w:r w:rsidR="0063432A">
        <w:t xml:space="preserve">. It comes from the </w:t>
      </w:r>
      <w:proofErr w:type="spellStart"/>
      <w:r w:rsidR="0063432A">
        <w:t>rowKey</w:t>
      </w:r>
      <w:proofErr w:type="spellEnd"/>
      <w:r w:rsidR="0063432A">
        <w:t xml:space="preserve"> field stored on each of the rows in the batch entry, or it is generated as a new one if we are adding a new entry to the table.</w:t>
      </w:r>
    </w:p>
    <w:p w:rsidR="0063432A" w:rsidRDefault="0063432A" w:rsidP="0063432A">
      <w:pPr>
        <w:pStyle w:val="ListParagraph"/>
      </w:pPr>
    </w:p>
    <w:p w:rsidR="00E30C9A" w:rsidRDefault="00E30C9A" w:rsidP="00E30C9A">
      <w:pPr>
        <w:pStyle w:val="ListParagraph"/>
        <w:numPr>
          <w:ilvl w:val="0"/>
          <w:numId w:val="31"/>
        </w:numPr>
      </w:pPr>
      <w:proofErr w:type="gramStart"/>
      <w:r>
        <w:t>the</w:t>
      </w:r>
      <w:proofErr w:type="gramEnd"/>
      <w:r>
        <w:t xml:space="preserve"> mode: indicating how the row was selected from the resulted test batch entry: EDIT or VIEW. If mode is empty, it means we are adding a new entry to the table.</w:t>
      </w:r>
      <w:r w:rsidR="0063432A">
        <w:t xml:space="preserve"> It is used in order to know how to open the Susceptibility/Isolate </w:t>
      </w:r>
      <w:proofErr w:type="spellStart"/>
      <w:r w:rsidR="0063432A">
        <w:t>subforms</w:t>
      </w:r>
      <w:proofErr w:type="spellEnd"/>
      <w:r w:rsidR="0063432A">
        <w:t xml:space="preserve"> (View/Edit/Add mode).</w:t>
      </w:r>
    </w:p>
    <w:p w:rsidR="00E30C9A" w:rsidRDefault="00E30C9A" w:rsidP="00E30C9A">
      <w:pPr>
        <w:pStyle w:val="ListParagraph"/>
      </w:pPr>
    </w:p>
    <w:p w:rsidR="00E30C9A" w:rsidRPr="00E30C9A" w:rsidRDefault="00E30C9A" w:rsidP="00E30C9A">
      <w:r>
        <w:t xml:space="preserve">Example: If the first row from the Resulted Test batch entry is selected clicking on view icon, NBS459 will store = 1_MODE_View. </w:t>
      </w:r>
      <w:r w:rsidR="0063432A">
        <w:t>If Edit icon</w:t>
      </w:r>
      <w:r>
        <w:t xml:space="preserve"> was clicked, NBS459 will store 1_MODE_Edit.</w:t>
      </w:r>
      <w:r w:rsidR="0063432A">
        <w:t xml:space="preserve"> For more information about this, please see the section called </w:t>
      </w:r>
      <w:hyperlink w:anchor="_Opening_the_Subform" w:history="1">
        <w:r w:rsidR="0063432A" w:rsidRPr="0063432A">
          <w:rPr>
            <w:rStyle w:val="Hyperlink"/>
          </w:rPr>
          <w:t xml:space="preserve">Opening the </w:t>
        </w:r>
        <w:proofErr w:type="spellStart"/>
        <w:r w:rsidR="0063432A" w:rsidRPr="0063432A">
          <w:rPr>
            <w:rStyle w:val="Hyperlink"/>
          </w:rPr>
          <w:t>Subform</w:t>
        </w:r>
        <w:proofErr w:type="spellEnd"/>
        <w:r w:rsidR="0063432A" w:rsidRPr="0063432A">
          <w:rPr>
            <w:rStyle w:val="Hyperlink"/>
          </w:rPr>
          <w:t xml:space="preserve"> on View or Edit mode</w:t>
        </w:r>
      </w:hyperlink>
    </w:p>
    <w:p w:rsidR="001D4516" w:rsidRDefault="001D4516" w:rsidP="001D4516">
      <w:pPr>
        <w:pStyle w:val="Heading1"/>
      </w:pPr>
      <w:bookmarkStart w:id="47" w:name="_Toc535313329"/>
      <w:r>
        <w:t xml:space="preserve">Hidden </w:t>
      </w:r>
      <w:proofErr w:type="spellStart"/>
      <w:r>
        <w:t>rowKey</w:t>
      </w:r>
      <w:proofErr w:type="spellEnd"/>
      <w:r>
        <w:t xml:space="preserve"> on each of the rows in the batch</w:t>
      </w:r>
      <w:bookmarkEnd w:id="47"/>
      <w:r>
        <w:t xml:space="preserve"> </w:t>
      </w:r>
    </w:p>
    <w:p w:rsidR="001D4516" w:rsidRDefault="001D4516" w:rsidP="001D4516"/>
    <w:p w:rsidR="001D4516" w:rsidRPr="001D4516" w:rsidRDefault="001D4516" w:rsidP="001D4516">
      <w:r>
        <w:t xml:space="preserve">In order to store the </w:t>
      </w:r>
      <w:proofErr w:type="spellStart"/>
      <w:r>
        <w:t>rowKey</w:t>
      </w:r>
      <w:proofErr w:type="spellEnd"/>
      <w:r>
        <w:t xml:space="preserve"> on each of the rows in the batch entry, the XSL files have been updated.</w:t>
      </w:r>
    </w:p>
    <w:p w:rsidR="001D4516" w:rsidRDefault="001D4516" w:rsidP="001D4516">
      <w:r>
        <w:lastRenderedPageBreak/>
        <w:t>A new hidden field has been added to each of tables in the batch entry in order to store the corresponding key.</w:t>
      </w:r>
    </w:p>
    <w:p w:rsidR="001D4516" w:rsidRDefault="001D4516" w:rsidP="001D4516">
      <w:r>
        <w:t xml:space="preserve">The XSL </w:t>
      </w:r>
      <w:r>
        <w:t>File</w:t>
      </w:r>
      <w:r>
        <w:t>s that have been modified are</w:t>
      </w:r>
      <w:r>
        <w:t>:</w:t>
      </w:r>
    </w:p>
    <w:p w:rsidR="001D4516" w:rsidRPr="001D4516" w:rsidRDefault="001D4516" w:rsidP="001D4516">
      <w:pPr>
        <w:rPr>
          <w:color w:val="00B050"/>
        </w:rPr>
      </w:pPr>
      <w:r>
        <w:t>Files:</w:t>
      </w:r>
      <w:r>
        <w:t xml:space="preserve"> </w:t>
      </w:r>
      <w:r w:rsidRPr="001D4516">
        <w:rPr>
          <w:color w:val="00B050"/>
        </w:rPr>
        <w:t>DMB_Generate_Tab_JSP.xsl</w:t>
      </w:r>
      <w:r w:rsidRPr="001D4516">
        <w:rPr>
          <w:color w:val="00B050"/>
        </w:rPr>
        <w:t xml:space="preserve"> </w:t>
      </w:r>
      <w:r>
        <w:t xml:space="preserve">and </w:t>
      </w:r>
      <w:r w:rsidRPr="001D4516">
        <w:rPr>
          <w:color w:val="00B050"/>
        </w:rPr>
        <w:t>DMB_Generate</w:t>
      </w:r>
      <w:r w:rsidRPr="001D4516">
        <w:rPr>
          <w:color w:val="00B050"/>
        </w:rPr>
        <w:t>_View</w:t>
      </w:r>
      <w:r w:rsidRPr="001D4516">
        <w:rPr>
          <w:color w:val="00B050"/>
        </w:rPr>
        <w:t>_Tab_JSP</w:t>
      </w:r>
      <w:r w:rsidRPr="001D4516">
        <w:rPr>
          <w:color w:val="00B050"/>
        </w:rPr>
        <w:t>.xsl</w:t>
      </w:r>
    </w:p>
    <w:p w:rsidR="001D4516" w:rsidRDefault="001D4516" w:rsidP="001D4516">
      <w:r>
        <w:t xml:space="preserve">The new code consists of adding a hidden input field which name is </w:t>
      </w:r>
      <w:proofErr w:type="spellStart"/>
      <w:r>
        <w:t>rowKey</w:t>
      </w:r>
      <w:proofErr w:type="spellEnd"/>
      <w:r>
        <w:t xml:space="preserve"> right before the View icon on the batch entry rows. </w:t>
      </w:r>
    </w:p>
    <w:p w:rsidR="001D4516" w:rsidRPr="001D4516" w:rsidRDefault="001D4516" w:rsidP="001D4516">
      <w:pPr>
        <w:rPr>
          <w:color w:val="00B050"/>
        </w:rPr>
      </w:pPr>
      <w:r>
        <w:t>Code</w:t>
      </w:r>
      <w:r w:rsidRPr="001D4516">
        <w:rPr>
          <w:color w:val="00B050"/>
        </w:rPr>
        <w:t>: &lt;td style="</w:t>
      </w:r>
      <w:proofErr w:type="spellStart"/>
      <w:r w:rsidRPr="001D4516">
        <w:rPr>
          <w:color w:val="00B050"/>
        </w:rPr>
        <w:t>display</w:t>
      </w:r>
      <w:proofErr w:type="gramStart"/>
      <w:r w:rsidRPr="001D4516">
        <w:rPr>
          <w:color w:val="00B050"/>
        </w:rPr>
        <w:t>:none</w:t>
      </w:r>
      <w:proofErr w:type="spellEnd"/>
      <w:proofErr w:type="gramEnd"/>
      <w:r w:rsidRPr="001D4516">
        <w:rPr>
          <w:color w:val="00B050"/>
        </w:rPr>
        <w:t>"&gt;&lt;input name="</w:t>
      </w:r>
      <w:proofErr w:type="spellStart"/>
      <w:r w:rsidRPr="001D4516">
        <w:rPr>
          <w:color w:val="00B050"/>
        </w:rPr>
        <w:t>rowKey</w:t>
      </w:r>
      <w:proofErr w:type="spellEnd"/>
      <w:r w:rsidRPr="001D4516">
        <w:rPr>
          <w:color w:val="00B050"/>
        </w:rPr>
        <w:t>" type="hidden" value=""&gt;&lt;/input&gt;&lt;/td&gt;</w:t>
      </w:r>
    </w:p>
    <w:p w:rsidR="001D4516" w:rsidRDefault="001D4516" w:rsidP="001D4516">
      <w:pPr>
        <w:pStyle w:val="Heading1"/>
      </w:pPr>
      <w:bookmarkStart w:id="48" w:name="_PageSubForm_in_the"/>
      <w:bookmarkStart w:id="49" w:name="_Toc535313330"/>
      <w:bookmarkEnd w:id="48"/>
      <w:proofErr w:type="spellStart"/>
      <w:r>
        <w:t>PageSubForm</w:t>
      </w:r>
      <w:proofErr w:type="spellEnd"/>
      <w:r>
        <w:t xml:space="preserve"> in the session</w:t>
      </w:r>
      <w:bookmarkEnd w:id="49"/>
    </w:p>
    <w:p w:rsidR="001D4516" w:rsidRDefault="001D4516" w:rsidP="001D4516"/>
    <w:p w:rsidR="001D4516" w:rsidRDefault="001D4516" w:rsidP="001D4516">
      <w:r>
        <w:t xml:space="preserve">The session stores the </w:t>
      </w:r>
      <w:proofErr w:type="spellStart"/>
      <w:r w:rsidRPr="00B41B2D">
        <w:rPr>
          <w:b/>
        </w:rPr>
        <w:t>subFormHashMap</w:t>
      </w:r>
      <w:proofErr w:type="spellEnd"/>
      <w:r>
        <w:rPr>
          <w:b/>
        </w:rPr>
        <w:t xml:space="preserve"> </w:t>
      </w:r>
      <w:proofErr w:type="spellStart"/>
      <w:r>
        <w:rPr>
          <w:b/>
        </w:rPr>
        <w:t>HashMap</w:t>
      </w:r>
      <w:proofErr w:type="spellEnd"/>
      <w:r>
        <w:t>, which pairs</w:t>
      </w:r>
      <w:r>
        <w:t xml:space="preserve"> (</w:t>
      </w:r>
      <w:proofErr w:type="spellStart"/>
      <w:r>
        <w:t>pair</w:t>
      </w:r>
      <w:proofErr w:type="gramStart"/>
      <w:r>
        <w:t>,value</w:t>
      </w:r>
      <w:proofErr w:type="spellEnd"/>
      <w:proofErr w:type="gramEnd"/>
      <w:r>
        <w:t>)</w:t>
      </w:r>
      <w:r>
        <w:t xml:space="preserve"> are </w:t>
      </w:r>
      <w:r>
        <w:t>(</w:t>
      </w:r>
      <w:r>
        <w:t xml:space="preserve">key – </w:t>
      </w:r>
      <w:proofErr w:type="spellStart"/>
      <w:r>
        <w:t>subForm</w:t>
      </w:r>
      <w:proofErr w:type="spellEnd"/>
      <w:r>
        <w:t>)</w:t>
      </w:r>
      <w:r>
        <w:t>. Isolate tracking and susceptibility</w:t>
      </w:r>
      <w:r>
        <w:t xml:space="preserve"> </w:t>
      </w:r>
      <w:proofErr w:type="spellStart"/>
      <w:r>
        <w:t>subforms</w:t>
      </w:r>
      <w:proofErr w:type="spellEnd"/>
      <w:r>
        <w:t xml:space="preserve"> don’t share the exact same key, just the number</w:t>
      </w:r>
      <w:r>
        <w:t xml:space="preserve"> (key)</w:t>
      </w:r>
      <w:r>
        <w:t xml:space="preserve"> read from the </w:t>
      </w:r>
      <w:proofErr w:type="spellStart"/>
      <w:r>
        <w:t>currentKey</w:t>
      </w:r>
      <w:proofErr w:type="spellEnd"/>
      <w:r>
        <w:t xml:space="preserve"> field. For example, for </w:t>
      </w:r>
      <w:proofErr w:type="spellStart"/>
      <w:r>
        <w:t>currentKey</w:t>
      </w:r>
      <w:proofErr w:type="spellEnd"/>
      <w:r>
        <w:t xml:space="preserve"> = 1, the session stores</w:t>
      </w:r>
      <w:r>
        <w:t>, for the same resulted test</w:t>
      </w:r>
      <w:r>
        <w:t>:</w:t>
      </w:r>
    </w:p>
    <w:p w:rsidR="001D4516" w:rsidRDefault="001D4516" w:rsidP="001D4516"/>
    <w:p w:rsidR="001D4516" w:rsidRPr="00732C18" w:rsidRDefault="001D4516" w:rsidP="001D4516">
      <w:pPr>
        <w:pStyle w:val="ListParagraph"/>
        <w:numPr>
          <w:ilvl w:val="0"/>
          <w:numId w:val="29"/>
        </w:numPr>
      </w:pPr>
      <w:r w:rsidRPr="00732C18">
        <w:t xml:space="preserve">Susceptibility is stored as: </w:t>
      </w:r>
      <w:r>
        <w:t>(</w:t>
      </w:r>
      <w:r w:rsidRPr="00732C18">
        <w:rPr>
          <w:highlight w:val="yellow"/>
        </w:rPr>
        <w:t>NBS_LAB222</w:t>
      </w:r>
      <w:r w:rsidRPr="00732C18">
        <w:t>Button_</w:t>
      </w:r>
      <w:r w:rsidRPr="00732C18">
        <w:rPr>
          <w:b/>
        </w:rPr>
        <w:t>1</w:t>
      </w:r>
      <w:r w:rsidRPr="00732C18">
        <w:t xml:space="preserve">, </w:t>
      </w:r>
      <w:proofErr w:type="spellStart"/>
      <w:r w:rsidRPr="00732C18">
        <w:t>PageSubForm</w:t>
      </w:r>
      <w:proofErr w:type="spellEnd"/>
      <w:r>
        <w:t>)</w:t>
      </w:r>
    </w:p>
    <w:p w:rsidR="001D4516" w:rsidRPr="00732C18" w:rsidRDefault="001D4516" w:rsidP="001D4516">
      <w:pPr>
        <w:pStyle w:val="ListParagraph"/>
        <w:numPr>
          <w:ilvl w:val="0"/>
          <w:numId w:val="29"/>
        </w:numPr>
      </w:pPr>
      <w:r w:rsidRPr="00732C18">
        <w:t xml:space="preserve">Isolate tracking is stored as: </w:t>
      </w:r>
      <w:r>
        <w:t>(</w:t>
      </w:r>
      <w:r w:rsidRPr="00732C18">
        <w:rPr>
          <w:highlight w:val="yellow"/>
        </w:rPr>
        <w:t>NBS_LAB329</w:t>
      </w:r>
      <w:r w:rsidRPr="00732C18">
        <w:t>Button_</w:t>
      </w:r>
      <w:r w:rsidRPr="00732C18">
        <w:rPr>
          <w:b/>
        </w:rPr>
        <w:t>1</w:t>
      </w:r>
      <w:r w:rsidRPr="00732C18">
        <w:t xml:space="preserve">, </w:t>
      </w:r>
      <w:proofErr w:type="spellStart"/>
      <w:r w:rsidRPr="00732C18">
        <w:t>PageSubForm</w:t>
      </w:r>
      <w:proofErr w:type="spellEnd"/>
      <w:r>
        <w:t>)</w:t>
      </w:r>
    </w:p>
    <w:p w:rsidR="001D4516" w:rsidRDefault="001D4516" w:rsidP="001D4516"/>
    <w:p w:rsidR="00F04F46" w:rsidRDefault="00F04F46" w:rsidP="00F04F46">
      <w:pPr>
        <w:pStyle w:val="Heading1"/>
      </w:pPr>
      <w:bookmarkStart w:id="50" w:name="_Opening_the_Subform"/>
      <w:bookmarkStart w:id="51" w:name="_Toc535313331"/>
      <w:bookmarkEnd w:id="50"/>
      <w:r>
        <w:t xml:space="preserve">Opening the </w:t>
      </w:r>
      <w:proofErr w:type="spellStart"/>
      <w:r>
        <w:t>Subform</w:t>
      </w:r>
      <w:proofErr w:type="spellEnd"/>
      <w:r>
        <w:t xml:space="preserve"> on View or Edit mode</w:t>
      </w:r>
      <w:bookmarkEnd w:id="51"/>
    </w:p>
    <w:p w:rsidR="00F04F46" w:rsidRDefault="00F04F46" w:rsidP="00F04F46"/>
    <w:p w:rsidR="00F04F46" w:rsidRDefault="00F04F46" w:rsidP="00F04F46">
      <w:r>
        <w:t>The NBS459 used to store the current key will also contain the “Mode”, which means the resulted test was selected from View icon or Edit Icon. This is used from Manage Susceptibilities and Manage Isolate Tracking buttons.</w:t>
      </w:r>
    </w:p>
    <w:p w:rsidR="00F04F46" w:rsidRDefault="00F04F46" w:rsidP="00F04F46">
      <w:pPr>
        <w:rPr>
          <w:rStyle w:val="objectbox"/>
        </w:rPr>
      </w:pPr>
      <w:r>
        <w:t xml:space="preserve">If the NBS459 contains: </w:t>
      </w:r>
      <w:r>
        <w:rPr>
          <w:rStyle w:val="objectbox"/>
        </w:rPr>
        <w:t>1_MODE_Edit, this means: current key = 1 and Mode = Edit, and the Susceptibility window will show like:</w:t>
      </w:r>
    </w:p>
    <w:p w:rsidR="00F04F46" w:rsidRDefault="00F04F46" w:rsidP="00F04F46">
      <w:pPr>
        <w:rPr>
          <w:rStyle w:val="objectbox"/>
        </w:rPr>
      </w:pPr>
    </w:p>
    <w:p w:rsidR="00F04F46" w:rsidRDefault="00F04F46" w:rsidP="00F04F46">
      <w:pPr>
        <w:rPr>
          <w:rStyle w:val="objectbox"/>
        </w:rPr>
      </w:pPr>
    </w:p>
    <w:p w:rsidR="00F04F46" w:rsidRDefault="00F04F46" w:rsidP="00F04F46">
      <w:r>
        <w:rPr>
          <w:noProof/>
          <w:lang w:val="es-ES_tradnl" w:eastAsia="es-ES_tradnl"/>
        </w:rPr>
        <w:lastRenderedPageBreak/>
        <w:drawing>
          <wp:inline distT="0" distB="0" distL="0" distR="0" wp14:anchorId="26E72F74" wp14:editId="2CD86AA1">
            <wp:extent cx="5943600" cy="47339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4733925"/>
                    </a:xfrm>
                    <a:prstGeom prst="rect">
                      <a:avLst/>
                    </a:prstGeom>
                  </pic:spPr>
                </pic:pic>
              </a:graphicData>
            </a:graphic>
          </wp:inline>
        </w:drawing>
      </w:r>
    </w:p>
    <w:p w:rsidR="00F04F46" w:rsidRDefault="00F04F46" w:rsidP="00F04F46"/>
    <w:p w:rsidR="00F04F46" w:rsidRDefault="00F04F46" w:rsidP="00F04F46"/>
    <w:p w:rsidR="00F04F46" w:rsidRDefault="00F04F46" w:rsidP="00F04F46">
      <w:pPr>
        <w:rPr>
          <w:rStyle w:val="objectbox"/>
        </w:rPr>
      </w:pPr>
      <w:r>
        <w:t xml:space="preserve">If the NBS459 contains: </w:t>
      </w:r>
      <w:r>
        <w:rPr>
          <w:rStyle w:val="objectbox"/>
        </w:rPr>
        <w:t>1_MODE_View</w:t>
      </w:r>
      <w:r>
        <w:rPr>
          <w:rStyle w:val="objectbox"/>
        </w:rPr>
        <w:t xml:space="preserve">, this means: current key = 1 and Mode = </w:t>
      </w:r>
      <w:r>
        <w:rPr>
          <w:rStyle w:val="objectbox"/>
        </w:rPr>
        <w:t>View</w:t>
      </w:r>
      <w:r>
        <w:rPr>
          <w:rStyle w:val="objectbox"/>
        </w:rPr>
        <w:t>, and the Susceptibility window will show like:</w:t>
      </w:r>
    </w:p>
    <w:p w:rsidR="00F04F46" w:rsidRDefault="00F04F46" w:rsidP="00F04F46">
      <w:r>
        <w:rPr>
          <w:noProof/>
          <w:lang w:val="es-ES_tradnl" w:eastAsia="es-ES_tradnl"/>
        </w:rPr>
        <w:lastRenderedPageBreak/>
        <w:drawing>
          <wp:inline distT="0" distB="0" distL="0" distR="0" wp14:anchorId="6A6B27A9" wp14:editId="022E26F5">
            <wp:extent cx="5943600" cy="35363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536315"/>
                    </a:xfrm>
                    <a:prstGeom prst="rect">
                      <a:avLst/>
                    </a:prstGeom>
                  </pic:spPr>
                </pic:pic>
              </a:graphicData>
            </a:graphic>
          </wp:inline>
        </w:drawing>
      </w:r>
    </w:p>
    <w:p w:rsidR="00F04F46" w:rsidRDefault="00F04F46" w:rsidP="00F04F46"/>
    <w:p w:rsidR="00F04F46" w:rsidRDefault="00F04F46" w:rsidP="00F04F46">
      <w:r>
        <w:t xml:space="preserve">The JavaScript API contains a method in order to get the mode: </w:t>
      </w:r>
      <w:r w:rsidRPr="00F04F46">
        <w:t xml:space="preserve">function </w:t>
      </w:r>
      <w:proofErr w:type="spellStart"/>
      <w:proofErr w:type="gramStart"/>
      <w:r w:rsidRPr="00F04F46">
        <w:t>getMode</w:t>
      </w:r>
      <w:proofErr w:type="spellEnd"/>
      <w:r w:rsidRPr="00F04F46">
        <w:t>(</w:t>
      </w:r>
      <w:proofErr w:type="gramEnd"/>
      <w:r w:rsidRPr="00F04F46">
        <w:t>)</w:t>
      </w:r>
      <w:r>
        <w:t>.</w:t>
      </w:r>
    </w:p>
    <w:p w:rsidR="00F04F46" w:rsidRDefault="00F04F46" w:rsidP="00F04F46"/>
    <w:p w:rsidR="00D169F3" w:rsidRDefault="00D169F3" w:rsidP="00F04F46">
      <w:r>
        <w:t>Same thing is used from View Lab report.</w:t>
      </w:r>
    </w:p>
    <w:p w:rsidR="00D95215" w:rsidRDefault="00D95215" w:rsidP="00F04F46"/>
    <w:p w:rsidR="00D95215" w:rsidRDefault="00D95215" w:rsidP="00D95215">
      <w:pPr>
        <w:rPr>
          <w:b/>
        </w:rPr>
      </w:pPr>
    </w:p>
    <w:p w:rsidR="00D95215" w:rsidRDefault="00D95215" w:rsidP="00D95215">
      <w:pPr>
        <w:pStyle w:val="Heading1"/>
      </w:pPr>
      <w:bookmarkStart w:id="52" w:name="_Toc535313332"/>
      <w:r>
        <w:t>Other new JavaScript method</w:t>
      </w:r>
      <w:bookmarkEnd w:id="52"/>
    </w:p>
    <w:p w:rsidR="00D95215" w:rsidRDefault="00D95215" w:rsidP="00D95215"/>
    <w:p w:rsidR="00D95215" w:rsidRDefault="00D95215" w:rsidP="00D95215">
      <w:r>
        <w:t>In addition to the new JavaScript methods created in order to handle the key linkage, the following methods have been created:</w:t>
      </w:r>
    </w:p>
    <w:p w:rsidR="00D95215" w:rsidRDefault="00D95215" w:rsidP="00D95215">
      <w:r>
        <w:t>New methods for populating dropdowns in lab report and susceptibility pages:</w:t>
      </w:r>
    </w:p>
    <w:p w:rsidR="00D95215" w:rsidRPr="004479FD" w:rsidRDefault="00D95215" w:rsidP="00D95215">
      <w:pPr>
        <w:pStyle w:val="ListParagraph"/>
        <w:numPr>
          <w:ilvl w:val="0"/>
          <w:numId w:val="32"/>
        </w:numPr>
      </w:pPr>
      <w:proofErr w:type="spellStart"/>
      <w:r w:rsidRPr="004479FD">
        <w:t>populateResultMethodDataSusc</w:t>
      </w:r>
      <w:proofErr w:type="spellEnd"/>
    </w:p>
    <w:p w:rsidR="00D95215" w:rsidRPr="004479FD" w:rsidRDefault="00D95215" w:rsidP="00D95215">
      <w:pPr>
        <w:pStyle w:val="ListParagraph"/>
        <w:numPr>
          <w:ilvl w:val="0"/>
          <w:numId w:val="32"/>
        </w:numPr>
      </w:pPr>
      <w:proofErr w:type="spellStart"/>
      <w:r w:rsidRPr="004479FD">
        <w:t>populateCodedResultDataSusc</w:t>
      </w:r>
      <w:proofErr w:type="spellEnd"/>
    </w:p>
    <w:p w:rsidR="00D95215" w:rsidRPr="004479FD" w:rsidRDefault="00D95215" w:rsidP="00D95215">
      <w:pPr>
        <w:pStyle w:val="ListParagraph"/>
        <w:numPr>
          <w:ilvl w:val="0"/>
          <w:numId w:val="32"/>
        </w:numPr>
      </w:pPr>
      <w:proofErr w:type="spellStart"/>
      <w:r w:rsidRPr="004479FD">
        <w:t>populateCodedResultData</w:t>
      </w:r>
      <w:proofErr w:type="spellEnd"/>
    </w:p>
    <w:p w:rsidR="00D95215" w:rsidRPr="004479FD" w:rsidRDefault="00D95215" w:rsidP="00D95215">
      <w:pPr>
        <w:pStyle w:val="ListParagraph"/>
        <w:numPr>
          <w:ilvl w:val="0"/>
          <w:numId w:val="32"/>
        </w:numPr>
      </w:pPr>
      <w:proofErr w:type="spellStart"/>
      <w:r w:rsidRPr="004479FD">
        <w:lastRenderedPageBreak/>
        <w:t>populateDrugTestData</w:t>
      </w:r>
      <w:proofErr w:type="spellEnd"/>
    </w:p>
    <w:p w:rsidR="00D95215" w:rsidRPr="004479FD" w:rsidRDefault="00D95215" w:rsidP="00D95215">
      <w:pPr>
        <w:pStyle w:val="ListParagraph"/>
        <w:numPr>
          <w:ilvl w:val="0"/>
          <w:numId w:val="32"/>
        </w:numPr>
      </w:pPr>
      <w:proofErr w:type="spellStart"/>
      <w:r w:rsidRPr="004479FD">
        <w:t>populateOrganismData</w:t>
      </w:r>
      <w:proofErr w:type="spellEnd"/>
    </w:p>
    <w:p w:rsidR="00D95215" w:rsidRDefault="00D95215" w:rsidP="00D95215">
      <w:pPr>
        <w:pStyle w:val="ListParagraph"/>
        <w:numPr>
          <w:ilvl w:val="0"/>
          <w:numId w:val="32"/>
        </w:numPr>
      </w:pPr>
      <w:proofErr w:type="spellStart"/>
      <w:proofErr w:type="gramStart"/>
      <w:r w:rsidRPr="004479FD">
        <w:t>codeLookupLaboratoryReport</w:t>
      </w:r>
      <w:proofErr w:type="spellEnd"/>
      <w:proofErr w:type="gramEnd"/>
      <w:r>
        <w:t>: populates the values in Resulted and Ordered Test dropdowns.</w:t>
      </w:r>
    </w:p>
    <w:p w:rsidR="00D95215" w:rsidRDefault="00D95215" w:rsidP="00D95215">
      <w:pPr>
        <w:pStyle w:val="ListParagraph"/>
      </w:pPr>
    </w:p>
    <w:p w:rsidR="00D95215" w:rsidRPr="004479FD" w:rsidRDefault="00D95215" w:rsidP="00D95215">
      <w:r>
        <w:t>JavaScript methods related to useful functionality on the screen:</w:t>
      </w:r>
    </w:p>
    <w:p w:rsidR="00D95215" w:rsidRPr="002D6604" w:rsidRDefault="00D95215" w:rsidP="00D95215">
      <w:pPr>
        <w:pStyle w:val="ListParagraph"/>
        <w:numPr>
          <w:ilvl w:val="0"/>
          <w:numId w:val="32"/>
        </w:numPr>
      </w:pPr>
      <w:proofErr w:type="spellStart"/>
      <w:r w:rsidRPr="004479FD">
        <w:t>generateRowKeyValues</w:t>
      </w:r>
      <w:proofErr w:type="spellEnd"/>
      <w:r>
        <w:t xml:space="preserve">: </w:t>
      </w:r>
      <w:r w:rsidRPr="002D6604">
        <w:t xml:space="preserve">from view lab report, it generates consecutive integer numbers and assign them to the </w:t>
      </w:r>
      <w:proofErr w:type="spellStart"/>
      <w:r w:rsidRPr="002D6604">
        <w:t>rowKey</w:t>
      </w:r>
      <w:proofErr w:type="spellEnd"/>
      <w:r w:rsidRPr="002D6604">
        <w:t xml:space="preserve"> (hidden field on each of the resulted test rows)</w:t>
      </w:r>
    </w:p>
    <w:p w:rsidR="00D95215" w:rsidRPr="002D6604" w:rsidRDefault="00D95215" w:rsidP="00D95215">
      <w:pPr>
        <w:pStyle w:val="ListParagraph"/>
        <w:numPr>
          <w:ilvl w:val="0"/>
          <w:numId w:val="32"/>
        </w:numPr>
      </w:pPr>
      <w:proofErr w:type="spellStart"/>
      <w:proofErr w:type="gramStart"/>
      <w:r w:rsidRPr="004479FD">
        <w:t>addSusceptibilityToResultedTestBatchEntry</w:t>
      </w:r>
      <w:proofErr w:type="spellEnd"/>
      <w:proofErr w:type="gramEnd"/>
      <w:r>
        <w:t xml:space="preserve">: adds the </w:t>
      </w:r>
      <w:r w:rsidRPr="002D6604">
        <w:t>Show Reflex Test Result link to the corresponding sub section, and column</w:t>
      </w:r>
      <w:r>
        <w:t>.</w:t>
      </w:r>
    </w:p>
    <w:p w:rsidR="00D95215" w:rsidRPr="004479FD" w:rsidRDefault="00D95215" w:rsidP="00D95215">
      <w:pPr>
        <w:pStyle w:val="ListParagraph"/>
        <w:numPr>
          <w:ilvl w:val="0"/>
          <w:numId w:val="32"/>
        </w:numPr>
      </w:pPr>
      <w:proofErr w:type="spellStart"/>
      <w:proofErr w:type="gramStart"/>
      <w:r w:rsidRPr="004479FD">
        <w:t>showHideOrganism</w:t>
      </w:r>
      <w:proofErr w:type="spellEnd"/>
      <w:proofErr w:type="gramEnd"/>
      <w:r>
        <w:t>: shows or hides the organism name depending of the resulted test value selected from the dropdown.</w:t>
      </w:r>
    </w:p>
    <w:p w:rsidR="00D95215" w:rsidRDefault="00D95215" w:rsidP="00D95215">
      <w:pPr>
        <w:pStyle w:val="ListParagraph"/>
        <w:numPr>
          <w:ilvl w:val="0"/>
          <w:numId w:val="32"/>
        </w:numPr>
      </w:pPr>
      <w:proofErr w:type="spellStart"/>
      <w:r w:rsidRPr="004479FD">
        <w:t>clearDropdown</w:t>
      </w:r>
      <w:proofErr w:type="spellEnd"/>
      <w:r>
        <w:t xml:space="preserve">: </w:t>
      </w:r>
      <w:r w:rsidRPr="002D6604">
        <w:t>remove all the options from the specific dropdown id</w:t>
      </w:r>
    </w:p>
    <w:p w:rsidR="00D95215" w:rsidRPr="004479FD" w:rsidRDefault="00D95215" w:rsidP="00D95215">
      <w:pPr>
        <w:ind w:left="360"/>
      </w:pPr>
      <w:r>
        <w:t>Other JavaScript methods used for storing data in the backend:</w:t>
      </w:r>
    </w:p>
    <w:p w:rsidR="00D95215" w:rsidRPr="002D6604" w:rsidRDefault="00D95215" w:rsidP="00D95215"/>
    <w:p w:rsidR="00D95215" w:rsidRDefault="00D95215" w:rsidP="00D95215">
      <w:pPr>
        <w:pStyle w:val="ListParagraph"/>
        <w:numPr>
          <w:ilvl w:val="0"/>
          <w:numId w:val="33"/>
        </w:numPr>
      </w:pPr>
      <w:proofErr w:type="spellStart"/>
      <w:proofErr w:type="gramStart"/>
      <w:r w:rsidRPr="004479FD">
        <w:t>getAttributeMapFromScreen</w:t>
      </w:r>
      <w:proofErr w:type="spellEnd"/>
      <w:proofErr w:type="gramEnd"/>
      <w:r>
        <w:t xml:space="preserve">: </w:t>
      </w:r>
      <w:r w:rsidRPr="00886F1D">
        <w:t>returns an attribute map with the values from the screen corresponding to the question identifier received as a parameter</w:t>
      </w:r>
      <w:r>
        <w:t>. This is used from the XSL files, while writing the questions in the batch entry, for Resulted Test and Organism.</w:t>
      </w:r>
    </w:p>
    <w:p w:rsidR="00D95215" w:rsidRDefault="00D95215" w:rsidP="00D95215">
      <w:pPr>
        <w:pStyle w:val="ListParagraph"/>
        <w:numPr>
          <w:ilvl w:val="0"/>
          <w:numId w:val="33"/>
        </w:numPr>
      </w:pPr>
      <w:proofErr w:type="spellStart"/>
      <w:proofErr w:type="gramStart"/>
      <w:r w:rsidRPr="004479FD">
        <w:t>setQuestionInAnswerMap</w:t>
      </w:r>
      <w:proofErr w:type="spellEnd"/>
      <w:proofErr w:type="gramEnd"/>
      <w:r>
        <w:t xml:space="preserve">: set questions of type 1031 like Ordered test (NBS_LAB112) in the </w:t>
      </w:r>
      <w:proofErr w:type="spellStart"/>
      <w:r>
        <w:t>answerMap</w:t>
      </w:r>
      <w:proofErr w:type="spellEnd"/>
      <w:r>
        <w:t>. This is handled in a different way than the elements of type 1031 that are in a batch entry, like Resulted Test. They are already handled on the batch entry map.</w:t>
      </w:r>
    </w:p>
    <w:p w:rsidR="00D95215" w:rsidRPr="00886F1D" w:rsidRDefault="00D95215" w:rsidP="00D95215"/>
    <w:p w:rsidR="00D95215" w:rsidRPr="00F04F46" w:rsidRDefault="00D95215" w:rsidP="00F04F46"/>
    <w:sectPr w:rsidR="00D95215" w:rsidRPr="00F04F46" w:rsidSect="00263440">
      <w:headerReference w:type="default" r:id="rId14"/>
      <w:footerReference w:type="default" r:id="rId15"/>
      <w:headerReference w:type="first" r:id="rId16"/>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4C5D" w:rsidRDefault="00F04C5D" w:rsidP="00CB74DE">
      <w:pPr>
        <w:spacing w:after="0" w:line="240" w:lineRule="auto"/>
      </w:pPr>
      <w:r>
        <w:separator/>
      </w:r>
    </w:p>
  </w:endnote>
  <w:endnote w:type="continuationSeparator" w:id="0">
    <w:p w:rsidR="00F04C5D" w:rsidRDefault="00F04C5D" w:rsidP="00CB7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3836249"/>
      <w:docPartObj>
        <w:docPartGallery w:val="Page Numbers (Bottom of Page)"/>
        <w:docPartUnique/>
      </w:docPartObj>
    </w:sdtPr>
    <w:sdtEndPr>
      <w:rPr>
        <w:noProof/>
      </w:rPr>
    </w:sdtEndPr>
    <w:sdtContent>
      <w:p w:rsidR="00D71882" w:rsidRDefault="00D71882">
        <w:pPr>
          <w:pStyle w:val="Footer"/>
          <w:jc w:val="right"/>
        </w:pPr>
        <w:r w:rsidRPr="00CB74DE">
          <w:rPr>
            <w:sz w:val="16"/>
          </w:rPr>
          <w:fldChar w:fldCharType="begin"/>
        </w:r>
        <w:r w:rsidRPr="00CB74DE">
          <w:rPr>
            <w:sz w:val="16"/>
          </w:rPr>
          <w:instrText xml:space="preserve"> PAGE   \* MERGEFORMAT </w:instrText>
        </w:r>
        <w:r w:rsidRPr="00CB74DE">
          <w:rPr>
            <w:sz w:val="16"/>
          </w:rPr>
          <w:fldChar w:fldCharType="separate"/>
        </w:r>
        <w:r w:rsidR="00F311FF">
          <w:rPr>
            <w:noProof/>
            <w:sz w:val="16"/>
          </w:rPr>
          <w:t>3</w:t>
        </w:r>
        <w:r w:rsidRPr="00CB74DE">
          <w:rPr>
            <w:noProof/>
            <w:sz w:val="16"/>
          </w:rPr>
          <w:fldChar w:fldCharType="end"/>
        </w:r>
      </w:p>
    </w:sdtContent>
  </w:sdt>
  <w:p w:rsidR="00D71882" w:rsidRDefault="00D718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4C5D" w:rsidRDefault="00F04C5D" w:rsidP="00CB74DE">
      <w:pPr>
        <w:spacing w:after="0" w:line="240" w:lineRule="auto"/>
      </w:pPr>
      <w:r>
        <w:separator/>
      </w:r>
    </w:p>
  </w:footnote>
  <w:footnote w:type="continuationSeparator" w:id="0">
    <w:p w:rsidR="00F04C5D" w:rsidRDefault="00F04C5D" w:rsidP="00CB74D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1882" w:rsidRPr="00263440" w:rsidRDefault="00D71882" w:rsidP="00263440">
    <w:pPr>
      <w:pStyle w:val="Header"/>
      <w:pBdr>
        <w:bottom w:val="thinThickSmallGap" w:sz="18" w:space="1" w:color="1F497D" w:themeColor="text2"/>
      </w:pBdr>
      <w:tabs>
        <w:tab w:val="left" w:pos="7092"/>
      </w:tabs>
      <w:spacing w:after="240"/>
    </w:pPr>
    <w:r w:rsidRPr="007401B2">
      <w:rPr>
        <w:noProof/>
        <w:lang w:val="es-ES_tradnl" w:eastAsia="es-ES_tradnl"/>
      </w:rPr>
      <w:drawing>
        <wp:inline distT="0" distB="0" distL="0" distR="0" wp14:anchorId="59BCFF01" wp14:editId="428FBB2E">
          <wp:extent cx="828675" cy="499242"/>
          <wp:effectExtent l="0" t="0" r="0" b="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rotWithShape="1">
                  <a:blip r:embed="rId1">
                    <a:extLst>
                      <a:ext uri="{28A0092B-C50C-407E-A947-70E740481C1C}">
                        <a14:useLocalDpi xmlns:a14="http://schemas.microsoft.com/office/drawing/2010/main" val="0"/>
                      </a:ext>
                    </a:extLst>
                  </a:blip>
                  <a:srcRect r="76762"/>
                  <a:stretch/>
                </pic:blipFill>
                <pic:spPr>
                  <a:xfrm>
                    <a:off x="0" y="0"/>
                    <a:ext cx="840342" cy="506271"/>
                  </a:xfrm>
                  <a:prstGeom prst="rect">
                    <a:avLst/>
                  </a:prstGeom>
                </pic:spPr>
              </pic:pic>
            </a:graphicData>
          </a:graphic>
        </wp:inline>
      </w:drawing>
    </w:r>
    <w:r w:rsidRPr="007401B2">
      <w:tab/>
    </w:r>
    <w:r>
      <w:t xml:space="preserve">Design Overview: </w:t>
    </w:r>
    <w:r w:rsidR="00380482">
      <w:t>Lab Report in PBP</w:t>
    </w:r>
    <w:r w:rsidRPr="007401B2">
      <w:tab/>
    </w:r>
    <w:r>
      <w:tab/>
    </w:r>
    <w:r w:rsidRPr="007401B2">
      <w:rPr>
        <w:noProof/>
        <w:lang w:val="es-ES_tradnl" w:eastAsia="es-ES_tradnl"/>
      </w:rPr>
      <w:drawing>
        <wp:inline distT="0" distB="0" distL="0" distR="0" wp14:anchorId="43E971B7" wp14:editId="6DBC4C80">
          <wp:extent cx="574189" cy="581025"/>
          <wp:effectExtent l="0" t="0" r="0" b="0"/>
          <wp:docPr id="18" name="Picture 18" descr="hhs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hs2.gif"/>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4189" cy="58102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1882" w:rsidRPr="00263440" w:rsidRDefault="00D71882" w:rsidP="00263440">
    <w:pPr>
      <w:pStyle w:val="Header"/>
      <w:pBdr>
        <w:bottom w:val="thinThickSmallGap" w:sz="18" w:space="1" w:color="1F497D" w:themeColor="text2"/>
      </w:pBdr>
      <w:tabs>
        <w:tab w:val="left" w:pos="7092"/>
      </w:tabs>
      <w:spacing w:after="240"/>
    </w:pPr>
    <w:r w:rsidRPr="007401B2">
      <w:rPr>
        <w:noProof/>
        <w:lang w:val="es-ES_tradnl" w:eastAsia="es-ES_tradnl"/>
      </w:rPr>
      <w:drawing>
        <wp:inline distT="0" distB="0" distL="0" distR="0" wp14:anchorId="0FC27FC7" wp14:editId="33ACA5FF">
          <wp:extent cx="828675" cy="499242"/>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rotWithShape="1">
                  <a:blip r:embed="rId1">
                    <a:extLst>
                      <a:ext uri="{28A0092B-C50C-407E-A947-70E740481C1C}">
                        <a14:useLocalDpi xmlns:a14="http://schemas.microsoft.com/office/drawing/2010/main" val="0"/>
                      </a:ext>
                    </a:extLst>
                  </a:blip>
                  <a:srcRect r="76762"/>
                  <a:stretch/>
                </pic:blipFill>
                <pic:spPr>
                  <a:xfrm>
                    <a:off x="0" y="0"/>
                    <a:ext cx="840342" cy="506271"/>
                  </a:xfrm>
                  <a:prstGeom prst="rect">
                    <a:avLst/>
                  </a:prstGeom>
                </pic:spPr>
              </pic:pic>
            </a:graphicData>
          </a:graphic>
        </wp:inline>
      </w:drawing>
    </w:r>
    <w:r w:rsidRPr="007401B2">
      <w:tab/>
    </w:r>
    <w:r>
      <w:t>Design Overview: NBS Master ETL Process</w:t>
    </w:r>
    <w:r w:rsidRPr="007401B2">
      <w:tab/>
    </w:r>
    <w:r>
      <w:tab/>
    </w:r>
    <w:r w:rsidRPr="007401B2">
      <w:rPr>
        <w:noProof/>
        <w:lang w:val="es-ES_tradnl" w:eastAsia="es-ES_tradnl"/>
      </w:rPr>
      <w:drawing>
        <wp:inline distT="0" distB="0" distL="0" distR="0" wp14:anchorId="01690407" wp14:editId="34CC3299">
          <wp:extent cx="574189" cy="581025"/>
          <wp:effectExtent l="0" t="0" r="0" b="0"/>
          <wp:docPr id="15" name="Picture 15" descr="hhs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hs2.gif"/>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4189" cy="5810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41738"/>
    <w:multiLevelType w:val="hybridMultilevel"/>
    <w:tmpl w:val="FD8ED02E"/>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nsid w:val="027034DE"/>
    <w:multiLevelType w:val="hybridMultilevel"/>
    <w:tmpl w:val="CD7C99DE"/>
    <w:lvl w:ilvl="0" w:tplc="0409000F">
      <w:start w:val="1"/>
      <w:numFmt w:val="decimal"/>
      <w:lvlText w:val="%1."/>
      <w:lvlJc w:val="left"/>
      <w:pPr>
        <w:ind w:left="360" w:hanging="360"/>
      </w:pPr>
      <w:rPr>
        <w:rFonts w:hint="default"/>
      </w:rPr>
    </w:lvl>
    <w:lvl w:ilvl="1" w:tplc="040A0003">
      <w:start w:val="1"/>
      <w:numFmt w:val="bullet"/>
      <w:lvlText w:val="o"/>
      <w:lvlJc w:val="left"/>
      <w:pPr>
        <w:ind w:left="1080" w:hanging="360"/>
      </w:pPr>
      <w:rPr>
        <w:rFonts w:ascii="Courier New" w:hAnsi="Courier New" w:cs="Courier New" w:hint="default"/>
      </w:r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
    <w:nsid w:val="04FE2A6E"/>
    <w:multiLevelType w:val="hybridMultilevel"/>
    <w:tmpl w:val="D87A728E"/>
    <w:lvl w:ilvl="0" w:tplc="7DEAEC4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B973E6"/>
    <w:multiLevelType w:val="hybridMultilevel"/>
    <w:tmpl w:val="24287FB0"/>
    <w:lvl w:ilvl="0" w:tplc="7DEAEC40">
      <w:numFmt w:val="bullet"/>
      <w:lvlText w:val=""/>
      <w:lvlJc w:val="left"/>
      <w:pPr>
        <w:ind w:left="360" w:hanging="360"/>
      </w:pPr>
      <w:rPr>
        <w:rFonts w:ascii="Symbol" w:eastAsiaTheme="minorHAnsi" w:hAnsi="Symbol" w:cstheme="minorBidi" w:hint="default"/>
      </w:rPr>
    </w:lvl>
    <w:lvl w:ilvl="1" w:tplc="040A0003">
      <w:start w:val="1"/>
      <w:numFmt w:val="bullet"/>
      <w:lvlText w:val="o"/>
      <w:lvlJc w:val="left"/>
      <w:pPr>
        <w:ind w:left="1080" w:hanging="360"/>
      </w:pPr>
      <w:rPr>
        <w:rFonts w:ascii="Courier New" w:hAnsi="Courier New" w:cs="Courier New" w:hint="default"/>
      </w:r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4">
    <w:nsid w:val="11A52C53"/>
    <w:multiLevelType w:val="hybridMultilevel"/>
    <w:tmpl w:val="87FE84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7216BD"/>
    <w:multiLevelType w:val="multilevel"/>
    <w:tmpl w:val="D35E7D3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nsid w:val="1801193D"/>
    <w:multiLevelType w:val="hybridMultilevel"/>
    <w:tmpl w:val="CC22CA64"/>
    <w:lvl w:ilvl="0" w:tplc="8C3C4580">
      <w:numFmt w:val="bullet"/>
      <w:lvlText w:val="•"/>
      <w:lvlJc w:val="left"/>
      <w:pPr>
        <w:ind w:left="1125" w:hanging="720"/>
      </w:pPr>
      <w:rPr>
        <w:rFonts w:ascii="Calibri" w:eastAsiaTheme="minorHAnsi" w:hAnsi="Calibri" w:cstheme="minorBid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nsid w:val="23B87140"/>
    <w:multiLevelType w:val="hybridMultilevel"/>
    <w:tmpl w:val="C464DF3A"/>
    <w:lvl w:ilvl="0" w:tplc="5DEC7F4A">
      <w:numFmt w:val="bullet"/>
      <w:lvlText w:val="-"/>
      <w:lvlJc w:val="left"/>
      <w:pPr>
        <w:ind w:left="720" w:hanging="360"/>
      </w:pPr>
      <w:rPr>
        <w:rFonts w:ascii="Calibri" w:eastAsiaTheme="minorHAnsi" w:hAnsi="Calibri"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nsid w:val="255D22CF"/>
    <w:multiLevelType w:val="hybridMultilevel"/>
    <w:tmpl w:val="CE7638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5F32BB"/>
    <w:multiLevelType w:val="hybridMultilevel"/>
    <w:tmpl w:val="E75079D8"/>
    <w:lvl w:ilvl="0" w:tplc="9E7EBCF6">
      <w:numFmt w:val="bullet"/>
      <w:lvlText w:val="-"/>
      <w:lvlJc w:val="left"/>
      <w:pPr>
        <w:ind w:left="720" w:hanging="360"/>
      </w:pPr>
      <w:rPr>
        <w:rFonts w:ascii="Calibri" w:eastAsiaTheme="minorHAnsi" w:hAnsi="Calibri" w:cstheme="minorBidi"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nsid w:val="2FE94220"/>
    <w:multiLevelType w:val="hybridMultilevel"/>
    <w:tmpl w:val="8D348436"/>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32B50506"/>
    <w:multiLevelType w:val="hybridMultilevel"/>
    <w:tmpl w:val="B2FCDF3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3AA63904"/>
    <w:multiLevelType w:val="hybridMultilevel"/>
    <w:tmpl w:val="CD7C99DE"/>
    <w:lvl w:ilvl="0" w:tplc="0409000F">
      <w:start w:val="1"/>
      <w:numFmt w:val="decimal"/>
      <w:lvlText w:val="%1."/>
      <w:lvlJc w:val="left"/>
      <w:pPr>
        <w:ind w:left="360" w:hanging="360"/>
      </w:pPr>
      <w:rPr>
        <w:rFonts w:hint="default"/>
      </w:rPr>
    </w:lvl>
    <w:lvl w:ilvl="1" w:tplc="040A0003">
      <w:start w:val="1"/>
      <w:numFmt w:val="bullet"/>
      <w:lvlText w:val="o"/>
      <w:lvlJc w:val="left"/>
      <w:pPr>
        <w:ind w:left="1080" w:hanging="360"/>
      </w:pPr>
      <w:rPr>
        <w:rFonts w:ascii="Courier New" w:hAnsi="Courier New" w:cs="Courier New" w:hint="default"/>
      </w:r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3">
    <w:nsid w:val="3C5E2FE4"/>
    <w:multiLevelType w:val="hybridMultilevel"/>
    <w:tmpl w:val="CD7C99DE"/>
    <w:lvl w:ilvl="0" w:tplc="0409000F">
      <w:start w:val="1"/>
      <w:numFmt w:val="decimal"/>
      <w:lvlText w:val="%1."/>
      <w:lvlJc w:val="left"/>
      <w:pPr>
        <w:ind w:left="360" w:hanging="360"/>
      </w:pPr>
      <w:rPr>
        <w:rFonts w:hint="default"/>
      </w:rPr>
    </w:lvl>
    <w:lvl w:ilvl="1" w:tplc="040A0003">
      <w:start w:val="1"/>
      <w:numFmt w:val="bullet"/>
      <w:lvlText w:val="o"/>
      <w:lvlJc w:val="left"/>
      <w:pPr>
        <w:ind w:left="1080" w:hanging="360"/>
      </w:pPr>
      <w:rPr>
        <w:rFonts w:ascii="Courier New" w:hAnsi="Courier New" w:cs="Courier New" w:hint="default"/>
      </w:r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4">
    <w:nsid w:val="3F1300F7"/>
    <w:multiLevelType w:val="hybridMultilevel"/>
    <w:tmpl w:val="CD7C99DE"/>
    <w:lvl w:ilvl="0" w:tplc="0409000F">
      <w:start w:val="1"/>
      <w:numFmt w:val="decimal"/>
      <w:lvlText w:val="%1."/>
      <w:lvlJc w:val="left"/>
      <w:pPr>
        <w:ind w:left="360" w:hanging="360"/>
      </w:pPr>
      <w:rPr>
        <w:rFonts w:hint="default"/>
      </w:rPr>
    </w:lvl>
    <w:lvl w:ilvl="1" w:tplc="040A0003">
      <w:start w:val="1"/>
      <w:numFmt w:val="bullet"/>
      <w:lvlText w:val="o"/>
      <w:lvlJc w:val="left"/>
      <w:pPr>
        <w:ind w:left="1080" w:hanging="360"/>
      </w:pPr>
      <w:rPr>
        <w:rFonts w:ascii="Courier New" w:hAnsi="Courier New" w:cs="Courier New" w:hint="default"/>
      </w:r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5">
    <w:nsid w:val="3FD05AAD"/>
    <w:multiLevelType w:val="hybridMultilevel"/>
    <w:tmpl w:val="927C4226"/>
    <w:lvl w:ilvl="0" w:tplc="36280476">
      <w:numFmt w:val="bullet"/>
      <w:lvlText w:val="-"/>
      <w:lvlJc w:val="left"/>
      <w:pPr>
        <w:ind w:left="720" w:hanging="360"/>
      </w:pPr>
      <w:rPr>
        <w:rFonts w:ascii="Calibri" w:eastAsiaTheme="minorHAnsi" w:hAnsi="Calibri"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nsid w:val="4C193290"/>
    <w:multiLevelType w:val="hybridMultilevel"/>
    <w:tmpl w:val="FC002722"/>
    <w:lvl w:ilvl="0" w:tplc="7DEAEC40">
      <w:numFmt w:val="bullet"/>
      <w:lvlText w:val=""/>
      <w:lvlJc w:val="left"/>
      <w:pPr>
        <w:ind w:left="360" w:hanging="360"/>
      </w:pPr>
      <w:rPr>
        <w:rFonts w:ascii="Symbol" w:eastAsiaTheme="minorHAnsi" w:hAnsi="Symbol" w:cstheme="minorBidi" w:hint="default"/>
      </w:rPr>
    </w:lvl>
    <w:lvl w:ilvl="1" w:tplc="040A0003">
      <w:start w:val="1"/>
      <w:numFmt w:val="bullet"/>
      <w:lvlText w:val="o"/>
      <w:lvlJc w:val="left"/>
      <w:pPr>
        <w:ind w:left="1080" w:hanging="360"/>
      </w:pPr>
      <w:rPr>
        <w:rFonts w:ascii="Courier New" w:hAnsi="Courier New" w:cs="Courier New" w:hint="default"/>
      </w:r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7">
    <w:nsid w:val="50C55630"/>
    <w:multiLevelType w:val="hybridMultilevel"/>
    <w:tmpl w:val="8FB0C0FE"/>
    <w:lvl w:ilvl="0" w:tplc="5DEC7F4A">
      <w:numFmt w:val="bullet"/>
      <w:lvlText w:val="-"/>
      <w:lvlJc w:val="left"/>
      <w:pPr>
        <w:ind w:left="720" w:hanging="360"/>
      </w:pPr>
      <w:rPr>
        <w:rFonts w:ascii="Calibri" w:eastAsiaTheme="minorHAnsi" w:hAnsi="Calibri"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nsid w:val="51BB2DCD"/>
    <w:multiLevelType w:val="hybridMultilevel"/>
    <w:tmpl w:val="88D28430"/>
    <w:lvl w:ilvl="0" w:tplc="7DEAEC40">
      <w:numFmt w:val="bullet"/>
      <w:lvlText w:val=""/>
      <w:lvlJc w:val="left"/>
      <w:pPr>
        <w:ind w:left="360" w:hanging="360"/>
      </w:pPr>
      <w:rPr>
        <w:rFonts w:ascii="Symbol" w:eastAsiaTheme="minorHAnsi" w:hAnsi="Symbol" w:cstheme="minorBidi" w:hint="default"/>
      </w:rPr>
    </w:lvl>
    <w:lvl w:ilvl="1" w:tplc="040A0003">
      <w:start w:val="1"/>
      <w:numFmt w:val="bullet"/>
      <w:lvlText w:val="o"/>
      <w:lvlJc w:val="left"/>
      <w:pPr>
        <w:ind w:left="1080" w:hanging="360"/>
      </w:pPr>
      <w:rPr>
        <w:rFonts w:ascii="Courier New" w:hAnsi="Courier New" w:cs="Courier New" w:hint="default"/>
      </w:r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9">
    <w:nsid w:val="556E27D1"/>
    <w:multiLevelType w:val="hybridMultilevel"/>
    <w:tmpl w:val="89C49FD8"/>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0">
    <w:nsid w:val="57EA743B"/>
    <w:multiLevelType w:val="hybridMultilevel"/>
    <w:tmpl w:val="2D7E901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1">
    <w:nsid w:val="5A9F3E8A"/>
    <w:multiLevelType w:val="hybridMultilevel"/>
    <w:tmpl w:val="078E15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E844063"/>
    <w:multiLevelType w:val="hybridMultilevel"/>
    <w:tmpl w:val="BB2C359A"/>
    <w:lvl w:ilvl="0" w:tplc="7DEAEC40">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60DA68B7"/>
    <w:multiLevelType w:val="hybridMultilevel"/>
    <w:tmpl w:val="EC446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3EF0CB2"/>
    <w:multiLevelType w:val="hybridMultilevel"/>
    <w:tmpl w:val="7BB08C7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nsid w:val="66A76A48"/>
    <w:multiLevelType w:val="hybridMultilevel"/>
    <w:tmpl w:val="096CE564"/>
    <w:lvl w:ilvl="0" w:tplc="7DEAEC4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CFE1426"/>
    <w:multiLevelType w:val="hybridMultilevel"/>
    <w:tmpl w:val="2E364F84"/>
    <w:lvl w:ilvl="0" w:tplc="A1E8AD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14F277C"/>
    <w:multiLevelType w:val="hybridMultilevel"/>
    <w:tmpl w:val="019C05F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nsid w:val="73AC6F7B"/>
    <w:multiLevelType w:val="hybridMultilevel"/>
    <w:tmpl w:val="11D0C6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7BC87C71"/>
    <w:multiLevelType w:val="hybridMultilevel"/>
    <w:tmpl w:val="1CCE690A"/>
    <w:lvl w:ilvl="0" w:tplc="5DEC7F4A">
      <w:numFmt w:val="bullet"/>
      <w:lvlText w:val="-"/>
      <w:lvlJc w:val="left"/>
      <w:pPr>
        <w:ind w:left="720" w:hanging="360"/>
      </w:pPr>
      <w:rPr>
        <w:rFonts w:ascii="Calibri" w:eastAsiaTheme="minorHAnsi" w:hAnsi="Calibri"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nsid w:val="7E13031E"/>
    <w:multiLevelType w:val="hybridMultilevel"/>
    <w:tmpl w:val="919CB162"/>
    <w:lvl w:ilvl="0" w:tplc="8C3C4580">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21"/>
  </w:num>
  <w:num w:numId="4">
    <w:abstractNumId w:val="30"/>
  </w:num>
  <w:num w:numId="5">
    <w:abstractNumId w:val="6"/>
  </w:num>
  <w:num w:numId="6">
    <w:abstractNumId w:val="26"/>
  </w:num>
  <w:num w:numId="7">
    <w:abstractNumId w:val="10"/>
  </w:num>
  <w:num w:numId="8">
    <w:abstractNumId w:val="8"/>
  </w:num>
  <w:num w:numId="9">
    <w:abstractNumId w:val="4"/>
  </w:num>
  <w:num w:numId="10">
    <w:abstractNumId w:val="23"/>
  </w:num>
  <w:num w:numId="11">
    <w:abstractNumId w:val="28"/>
  </w:num>
  <w:num w:numId="12">
    <w:abstractNumId w:val="5"/>
  </w:num>
  <w:num w:numId="13">
    <w:abstractNumId w:val="12"/>
  </w:num>
  <w:num w:numId="14">
    <w:abstractNumId w:val="9"/>
  </w:num>
  <w:num w:numId="15">
    <w:abstractNumId w:val="19"/>
  </w:num>
  <w:num w:numId="16">
    <w:abstractNumId w:val="20"/>
  </w:num>
  <w:num w:numId="17">
    <w:abstractNumId w:val="5"/>
  </w:num>
  <w:num w:numId="18">
    <w:abstractNumId w:val="25"/>
  </w:num>
  <w:num w:numId="19">
    <w:abstractNumId w:val="22"/>
  </w:num>
  <w:num w:numId="20">
    <w:abstractNumId w:val="2"/>
  </w:num>
  <w:num w:numId="21">
    <w:abstractNumId w:val="14"/>
  </w:num>
  <w:num w:numId="22">
    <w:abstractNumId w:val="1"/>
  </w:num>
  <w:num w:numId="23">
    <w:abstractNumId w:val="13"/>
  </w:num>
  <w:num w:numId="24">
    <w:abstractNumId w:val="16"/>
  </w:num>
  <w:num w:numId="25">
    <w:abstractNumId w:val="3"/>
  </w:num>
  <w:num w:numId="26">
    <w:abstractNumId w:val="18"/>
  </w:num>
  <w:num w:numId="27">
    <w:abstractNumId w:val="11"/>
  </w:num>
  <w:num w:numId="28">
    <w:abstractNumId w:val="27"/>
  </w:num>
  <w:num w:numId="29">
    <w:abstractNumId w:val="24"/>
  </w:num>
  <w:num w:numId="30">
    <w:abstractNumId w:val="15"/>
  </w:num>
  <w:num w:numId="31">
    <w:abstractNumId w:val="7"/>
  </w:num>
  <w:num w:numId="32">
    <w:abstractNumId w:val="29"/>
  </w:num>
  <w:num w:numId="33">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0F37"/>
    <w:rsid w:val="00001113"/>
    <w:rsid w:val="00002C6D"/>
    <w:rsid w:val="0001078E"/>
    <w:rsid w:val="00011A0D"/>
    <w:rsid w:val="00015155"/>
    <w:rsid w:val="00015482"/>
    <w:rsid w:val="00015BAE"/>
    <w:rsid w:val="00023B10"/>
    <w:rsid w:val="000264E4"/>
    <w:rsid w:val="00033978"/>
    <w:rsid w:val="00035392"/>
    <w:rsid w:val="00037D8C"/>
    <w:rsid w:val="00041FAD"/>
    <w:rsid w:val="000465F8"/>
    <w:rsid w:val="00050E47"/>
    <w:rsid w:val="00050F04"/>
    <w:rsid w:val="00053669"/>
    <w:rsid w:val="00055039"/>
    <w:rsid w:val="000618FD"/>
    <w:rsid w:val="00064631"/>
    <w:rsid w:val="000706DE"/>
    <w:rsid w:val="00070D89"/>
    <w:rsid w:val="00072B52"/>
    <w:rsid w:val="00085509"/>
    <w:rsid w:val="00087E28"/>
    <w:rsid w:val="00090D2C"/>
    <w:rsid w:val="00090DB1"/>
    <w:rsid w:val="00092694"/>
    <w:rsid w:val="000945A5"/>
    <w:rsid w:val="000966B5"/>
    <w:rsid w:val="00097843"/>
    <w:rsid w:val="000A3846"/>
    <w:rsid w:val="000A5F7F"/>
    <w:rsid w:val="000B2BD2"/>
    <w:rsid w:val="000B668E"/>
    <w:rsid w:val="000C163E"/>
    <w:rsid w:val="000C3262"/>
    <w:rsid w:val="000C3366"/>
    <w:rsid w:val="000D1CE5"/>
    <w:rsid w:val="000D38BE"/>
    <w:rsid w:val="000D5688"/>
    <w:rsid w:val="000D577F"/>
    <w:rsid w:val="000D6443"/>
    <w:rsid w:val="000E6D06"/>
    <w:rsid w:val="000E74C0"/>
    <w:rsid w:val="000E75B1"/>
    <w:rsid w:val="000F479F"/>
    <w:rsid w:val="000F53B6"/>
    <w:rsid w:val="001007EF"/>
    <w:rsid w:val="00103F38"/>
    <w:rsid w:val="0010693D"/>
    <w:rsid w:val="0011175B"/>
    <w:rsid w:val="001168F0"/>
    <w:rsid w:val="0012203B"/>
    <w:rsid w:val="00122B88"/>
    <w:rsid w:val="00124A5D"/>
    <w:rsid w:val="0012674F"/>
    <w:rsid w:val="0012682B"/>
    <w:rsid w:val="00127E42"/>
    <w:rsid w:val="0013221F"/>
    <w:rsid w:val="00132989"/>
    <w:rsid w:val="00134F19"/>
    <w:rsid w:val="001354D3"/>
    <w:rsid w:val="00135686"/>
    <w:rsid w:val="00135A11"/>
    <w:rsid w:val="0013632F"/>
    <w:rsid w:val="0014155F"/>
    <w:rsid w:val="00142450"/>
    <w:rsid w:val="0014253A"/>
    <w:rsid w:val="001501A9"/>
    <w:rsid w:val="00151733"/>
    <w:rsid w:val="00151953"/>
    <w:rsid w:val="0015217B"/>
    <w:rsid w:val="001525D0"/>
    <w:rsid w:val="00153523"/>
    <w:rsid w:val="001538B6"/>
    <w:rsid w:val="00160D23"/>
    <w:rsid w:val="00163462"/>
    <w:rsid w:val="0016684A"/>
    <w:rsid w:val="00172E55"/>
    <w:rsid w:val="00172E8C"/>
    <w:rsid w:val="00175D35"/>
    <w:rsid w:val="00176959"/>
    <w:rsid w:val="00180D74"/>
    <w:rsid w:val="00182056"/>
    <w:rsid w:val="001924FC"/>
    <w:rsid w:val="001A3C3F"/>
    <w:rsid w:val="001A6AAC"/>
    <w:rsid w:val="001B1DD9"/>
    <w:rsid w:val="001B533E"/>
    <w:rsid w:val="001B6682"/>
    <w:rsid w:val="001D1EA9"/>
    <w:rsid w:val="001D33F3"/>
    <w:rsid w:val="001D3BBA"/>
    <w:rsid w:val="001D4516"/>
    <w:rsid w:val="001D49E3"/>
    <w:rsid w:val="001F2557"/>
    <w:rsid w:val="001F419F"/>
    <w:rsid w:val="001F5C63"/>
    <w:rsid w:val="001F6687"/>
    <w:rsid w:val="00200124"/>
    <w:rsid w:val="00201E66"/>
    <w:rsid w:val="00201EE3"/>
    <w:rsid w:val="0020427E"/>
    <w:rsid w:val="0021202A"/>
    <w:rsid w:val="00213DD1"/>
    <w:rsid w:val="00217BC4"/>
    <w:rsid w:val="00220B0B"/>
    <w:rsid w:val="00224983"/>
    <w:rsid w:val="00225F87"/>
    <w:rsid w:val="00227599"/>
    <w:rsid w:val="0023100A"/>
    <w:rsid w:val="0023172F"/>
    <w:rsid w:val="00237CB4"/>
    <w:rsid w:val="00240E15"/>
    <w:rsid w:val="00242770"/>
    <w:rsid w:val="002461A2"/>
    <w:rsid w:val="00247D0B"/>
    <w:rsid w:val="002552B5"/>
    <w:rsid w:val="00256779"/>
    <w:rsid w:val="00257525"/>
    <w:rsid w:val="00263440"/>
    <w:rsid w:val="002634E1"/>
    <w:rsid w:val="00263A4D"/>
    <w:rsid w:val="00267069"/>
    <w:rsid w:val="002763B8"/>
    <w:rsid w:val="00282994"/>
    <w:rsid w:val="00286957"/>
    <w:rsid w:val="0028786E"/>
    <w:rsid w:val="002904F2"/>
    <w:rsid w:val="002956D5"/>
    <w:rsid w:val="0029673F"/>
    <w:rsid w:val="002A0E08"/>
    <w:rsid w:val="002A132F"/>
    <w:rsid w:val="002A1DBC"/>
    <w:rsid w:val="002A2835"/>
    <w:rsid w:val="002A3998"/>
    <w:rsid w:val="002A6604"/>
    <w:rsid w:val="002B1F09"/>
    <w:rsid w:val="002B5F36"/>
    <w:rsid w:val="002B6AF4"/>
    <w:rsid w:val="002C293C"/>
    <w:rsid w:val="002C4AD5"/>
    <w:rsid w:val="002C57C5"/>
    <w:rsid w:val="002C6D30"/>
    <w:rsid w:val="002D18F1"/>
    <w:rsid w:val="002D2E3E"/>
    <w:rsid w:val="002D4A71"/>
    <w:rsid w:val="002D4BE7"/>
    <w:rsid w:val="002D6604"/>
    <w:rsid w:val="002E054F"/>
    <w:rsid w:val="002E3826"/>
    <w:rsid w:val="002E6078"/>
    <w:rsid w:val="002E6B61"/>
    <w:rsid w:val="002E6C1C"/>
    <w:rsid w:val="002F57DC"/>
    <w:rsid w:val="002F7F24"/>
    <w:rsid w:val="0030399F"/>
    <w:rsid w:val="00305665"/>
    <w:rsid w:val="0031002F"/>
    <w:rsid w:val="0031528A"/>
    <w:rsid w:val="00326A02"/>
    <w:rsid w:val="0032754A"/>
    <w:rsid w:val="00337BB3"/>
    <w:rsid w:val="003473C9"/>
    <w:rsid w:val="003519CE"/>
    <w:rsid w:val="00351B98"/>
    <w:rsid w:val="003538B4"/>
    <w:rsid w:val="00354359"/>
    <w:rsid w:val="0035489D"/>
    <w:rsid w:val="00354B52"/>
    <w:rsid w:val="00366474"/>
    <w:rsid w:val="003669AF"/>
    <w:rsid w:val="00376443"/>
    <w:rsid w:val="00377E7D"/>
    <w:rsid w:val="00380482"/>
    <w:rsid w:val="00385C07"/>
    <w:rsid w:val="00391997"/>
    <w:rsid w:val="003924A4"/>
    <w:rsid w:val="00393D80"/>
    <w:rsid w:val="00394980"/>
    <w:rsid w:val="00396438"/>
    <w:rsid w:val="003A188E"/>
    <w:rsid w:val="003A2378"/>
    <w:rsid w:val="003A2BFA"/>
    <w:rsid w:val="003A6C46"/>
    <w:rsid w:val="003B2176"/>
    <w:rsid w:val="003B66DE"/>
    <w:rsid w:val="003C41B4"/>
    <w:rsid w:val="003D1F59"/>
    <w:rsid w:val="003D37C1"/>
    <w:rsid w:val="003D63EB"/>
    <w:rsid w:val="003E294E"/>
    <w:rsid w:val="003E62BA"/>
    <w:rsid w:val="003F0505"/>
    <w:rsid w:val="003F2C2E"/>
    <w:rsid w:val="00401747"/>
    <w:rsid w:val="004056CB"/>
    <w:rsid w:val="00405B1D"/>
    <w:rsid w:val="00405F0D"/>
    <w:rsid w:val="0040677D"/>
    <w:rsid w:val="00411476"/>
    <w:rsid w:val="0041411C"/>
    <w:rsid w:val="00414224"/>
    <w:rsid w:val="0042053C"/>
    <w:rsid w:val="004219D4"/>
    <w:rsid w:val="00421EED"/>
    <w:rsid w:val="00423584"/>
    <w:rsid w:val="00423EF7"/>
    <w:rsid w:val="0042733A"/>
    <w:rsid w:val="00432805"/>
    <w:rsid w:val="004404A7"/>
    <w:rsid w:val="004432B3"/>
    <w:rsid w:val="004479FD"/>
    <w:rsid w:val="00450CA2"/>
    <w:rsid w:val="00454A35"/>
    <w:rsid w:val="004571AB"/>
    <w:rsid w:val="004614E5"/>
    <w:rsid w:val="00465F56"/>
    <w:rsid w:val="0046641A"/>
    <w:rsid w:val="00474C20"/>
    <w:rsid w:val="00480897"/>
    <w:rsid w:val="004856BC"/>
    <w:rsid w:val="004856FB"/>
    <w:rsid w:val="0049591D"/>
    <w:rsid w:val="00495D86"/>
    <w:rsid w:val="004977C9"/>
    <w:rsid w:val="004A5943"/>
    <w:rsid w:val="004A62E9"/>
    <w:rsid w:val="004B0E5D"/>
    <w:rsid w:val="004B2A7F"/>
    <w:rsid w:val="004B344B"/>
    <w:rsid w:val="004B4256"/>
    <w:rsid w:val="004B51F1"/>
    <w:rsid w:val="004B738E"/>
    <w:rsid w:val="004C3C80"/>
    <w:rsid w:val="004C45CD"/>
    <w:rsid w:val="004C6AB6"/>
    <w:rsid w:val="004D08E3"/>
    <w:rsid w:val="004D3998"/>
    <w:rsid w:val="004D4142"/>
    <w:rsid w:val="004D612B"/>
    <w:rsid w:val="004E1587"/>
    <w:rsid w:val="004E531B"/>
    <w:rsid w:val="004F2D06"/>
    <w:rsid w:val="004F54BA"/>
    <w:rsid w:val="004F7BCA"/>
    <w:rsid w:val="0050037B"/>
    <w:rsid w:val="005007D1"/>
    <w:rsid w:val="0050194B"/>
    <w:rsid w:val="005027C3"/>
    <w:rsid w:val="00504729"/>
    <w:rsid w:val="00506CBB"/>
    <w:rsid w:val="0051206D"/>
    <w:rsid w:val="00512927"/>
    <w:rsid w:val="005129F4"/>
    <w:rsid w:val="00517509"/>
    <w:rsid w:val="00517763"/>
    <w:rsid w:val="00521DF8"/>
    <w:rsid w:val="005223A3"/>
    <w:rsid w:val="00522D58"/>
    <w:rsid w:val="005252E1"/>
    <w:rsid w:val="0052654C"/>
    <w:rsid w:val="005350B0"/>
    <w:rsid w:val="00540BF9"/>
    <w:rsid w:val="00540C30"/>
    <w:rsid w:val="00540F37"/>
    <w:rsid w:val="0054126D"/>
    <w:rsid w:val="005466D7"/>
    <w:rsid w:val="00547200"/>
    <w:rsid w:val="00547540"/>
    <w:rsid w:val="005516BB"/>
    <w:rsid w:val="00552531"/>
    <w:rsid w:val="00554C21"/>
    <w:rsid w:val="005550CB"/>
    <w:rsid w:val="005572C8"/>
    <w:rsid w:val="005615C6"/>
    <w:rsid w:val="0056756F"/>
    <w:rsid w:val="00570BC9"/>
    <w:rsid w:val="00571B9B"/>
    <w:rsid w:val="0057290A"/>
    <w:rsid w:val="00577F6D"/>
    <w:rsid w:val="0058059C"/>
    <w:rsid w:val="00583FA1"/>
    <w:rsid w:val="00594367"/>
    <w:rsid w:val="00596AE9"/>
    <w:rsid w:val="00596D7B"/>
    <w:rsid w:val="005A4AA2"/>
    <w:rsid w:val="005A5B40"/>
    <w:rsid w:val="005A6403"/>
    <w:rsid w:val="005A7847"/>
    <w:rsid w:val="005B1675"/>
    <w:rsid w:val="005B1C0E"/>
    <w:rsid w:val="005B6D42"/>
    <w:rsid w:val="005C5AE8"/>
    <w:rsid w:val="005C6149"/>
    <w:rsid w:val="005D468B"/>
    <w:rsid w:val="005E0EB8"/>
    <w:rsid w:val="005E1851"/>
    <w:rsid w:val="005E736F"/>
    <w:rsid w:val="005F1A94"/>
    <w:rsid w:val="005F29A9"/>
    <w:rsid w:val="005F7856"/>
    <w:rsid w:val="00605F12"/>
    <w:rsid w:val="006067D3"/>
    <w:rsid w:val="006073CC"/>
    <w:rsid w:val="00607756"/>
    <w:rsid w:val="0061421B"/>
    <w:rsid w:val="0061586A"/>
    <w:rsid w:val="00622247"/>
    <w:rsid w:val="00622444"/>
    <w:rsid w:val="00623690"/>
    <w:rsid w:val="00627E48"/>
    <w:rsid w:val="00627F42"/>
    <w:rsid w:val="006309E7"/>
    <w:rsid w:val="0063432A"/>
    <w:rsid w:val="00640800"/>
    <w:rsid w:val="006421A2"/>
    <w:rsid w:val="0064763D"/>
    <w:rsid w:val="006516B1"/>
    <w:rsid w:val="00651E68"/>
    <w:rsid w:val="00655DCA"/>
    <w:rsid w:val="006567B9"/>
    <w:rsid w:val="006659E7"/>
    <w:rsid w:val="00667F3A"/>
    <w:rsid w:val="006810F0"/>
    <w:rsid w:val="00681218"/>
    <w:rsid w:val="00692EA1"/>
    <w:rsid w:val="0069387C"/>
    <w:rsid w:val="006950B1"/>
    <w:rsid w:val="006A01AD"/>
    <w:rsid w:val="006A06FB"/>
    <w:rsid w:val="006A4E34"/>
    <w:rsid w:val="006A547A"/>
    <w:rsid w:val="006B083D"/>
    <w:rsid w:val="006B3A00"/>
    <w:rsid w:val="006B5079"/>
    <w:rsid w:val="006B7336"/>
    <w:rsid w:val="006C19AE"/>
    <w:rsid w:val="006C7327"/>
    <w:rsid w:val="006D0287"/>
    <w:rsid w:val="006D0654"/>
    <w:rsid w:val="006E0AB7"/>
    <w:rsid w:val="006E2700"/>
    <w:rsid w:val="006E4660"/>
    <w:rsid w:val="006E52EB"/>
    <w:rsid w:val="006E5FFC"/>
    <w:rsid w:val="006F6660"/>
    <w:rsid w:val="006F7F9C"/>
    <w:rsid w:val="00704632"/>
    <w:rsid w:val="00706A37"/>
    <w:rsid w:val="007078DA"/>
    <w:rsid w:val="00710DDA"/>
    <w:rsid w:val="00711271"/>
    <w:rsid w:val="00715608"/>
    <w:rsid w:val="00716D57"/>
    <w:rsid w:val="0071790C"/>
    <w:rsid w:val="00721321"/>
    <w:rsid w:val="00721D9D"/>
    <w:rsid w:val="00722E93"/>
    <w:rsid w:val="00723B24"/>
    <w:rsid w:val="007253C2"/>
    <w:rsid w:val="0072589F"/>
    <w:rsid w:val="00725EFE"/>
    <w:rsid w:val="00727D84"/>
    <w:rsid w:val="00732093"/>
    <w:rsid w:val="007328E3"/>
    <w:rsid w:val="00734B62"/>
    <w:rsid w:val="0074243B"/>
    <w:rsid w:val="00742DF9"/>
    <w:rsid w:val="00750343"/>
    <w:rsid w:val="007529E2"/>
    <w:rsid w:val="00754138"/>
    <w:rsid w:val="0075520F"/>
    <w:rsid w:val="00757FAC"/>
    <w:rsid w:val="00760269"/>
    <w:rsid w:val="007604C8"/>
    <w:rsid w:val="007610DC"/>
    <w:rsid w:val="00761FB1"/>
    <w:rsid w:val="007634B5"/>
    <w:rsid w:val="00764155"/>
    <w:rsid w:val="00767CCD"/>
    <w:rsid w:val="00772B57"/>
    <w:rsid w:val="00780162"/>
    <w:rsid w:val="00783A35"/>
    <w:rsid w:val="0078610E"/>
    <w:rsid w:val="00786ECA"/>
    <w:rsid w:val="00792C4C"/>
    <w:rsid w:val="0079580C"/>
    <w:rsid w:val="00797C71"/>
    <w:rsid w:val="007A0917"/>
    <w:rsid w:val="007A1BAF"/>
    <w:rsid w:val="007A283E"/>
    <w:rsid w:val="007A3648"/>
    <w:rsid w:val="007A5ECE"/>
    <w:rsid w:val="007A6926"/>
    <w:rsid w:val="007B0096"/>
    <w:rsid w:val="007B2CC4"/>
    <w:rsid w:val="007B3F5F"/>
    <w:rsid w:val="007B487A"/>
    <w:rsid w:val="007B7C12"/>
    <w:rsid w:val="007C1CA1"/>
    <w:rsid w:val="007C2587"/>
    <w:rsid w:val="007D454B"/>
    <w:rsid w:val="007E0750"/>
    <w:rsid w:val="007E2A4D"/>
    <w:rsid w:val="007E41F4"/>
    <w:rsid w:val="007E52A0"/>
    <w:rsid w:val="007E6553"/>
    <w:rsid w:val="007E6576"/>
    <w:rsid w:val="007F4B9D"/>
    <w:rsid w:val="00802837"/>
    <w:rsid w:val="00803E15"/>
    <w:rsid w:val="00804E12"/>
    <w:rsid w:val="0081011C"/>
    <w:rsid w:val="00813182"/>
    <w:rsid w:val="00815C95"/>
    <w:rsid w:val="0081642F"/>
    <w:rsid w:val="008179AE"/>
    <w:rsid w:val="008202C4"/>
    <w:rsid w:val="0082257D"/>
    <w:rsid w:val="00826A2B"/>
    <w:rsid w:val="00831588"/>
    <w:rsid w:val="0083223A"/>
    <w:rsid w:val="00833C50"/>
    <w:rsid w:val="008374FE"/>
    <w:rsid w:val="00841521"/>
    <w:rsid w:val="008418F8"/>
    <w:rsid w:val="00844E47"/>
    <w:rsid w:val="0085023C"/>
    <w:rsid w:val="00852153"/>
    <w:rsid w:val="0085435A"/>
    <w:rsid w:val="00857073"/>
    <w:rsid w:val="0086141C"/>
    <w:rsid w:val="008673D7"/>
    <w:rsid w:val="00871E46"/>
    <w:rsid w:val="00875AF0"/>
    <w:rsid w:val="00876508"/>
    <w:rsid w:val="00876E59"/>
    <w:rsid w:val="00885246"/>
    <w:rsid w:val="008852BC"/>
    <w:rsid w:val="00886351"/>
    <w:rsid w:val="00886843"/>
    <w:rsid w:val="00886F1D"/>
    <w:rsid w:val="00891761"/>
    <w:rsid w:val="00893121"/>
    <w:rsid w:val="00895059"/>
    <w:rsid w:val="008979B5"/>
    <w:rsid w:val="008A1A76"/>
    <w:rsid w:val="008A33DF"/>
    <w:rsid w:val="008C239A"/>
    <w:rsid w:val="008C38F3"/>
    <w:rsid w:val="008D2297"/>
    <w:rsid w:val="008D2F4B"/>
    <w:rsid w:val="008E518A"/>
    <w:rsid w:val="008F269F"/>
    <w:rsid w:val="008F2812"/>
    <w:rsid w:val="009023D7"/>
    <w:rsid w:val="009029AB"/>
    <w:rsid w:val="0090744A"/>
    <w:rsid w:val="009213C1"/>
    <w:rsid w:val="00924077"/>
    <w:rsid w:val="00925DAE"/>
    <w:rsid w:val="00926C01"/>
    <w:rsid w:val="009273A3"/>
    <w:rsid w:val="009274DC"/>
    <w:rsid w:val="00927BF7"/>
    <w:rsid w:val="0093035D"/>
    <w:rsid w:val="00930DC1"/>
    <w:rsid w:val="009311FB"/>
    <w:rsid w:val="00936A61"/>
    <w:rsid w:val="00940727"/>
    <w:rsid w:val="0094305B"/>
    <w:rsid w:val="00943335"/>
    <w:rsid w:val="009558D5"/>
    <w:rsid w:val="00956FD4"/>
    <w:rsid w:val="009636B7"/>
    <w:rsid w:val="00963772"/>
    <w:rsid w:val="00963F44"/>
    <w:rsid w:val="009668CC"/>
    <w:rsid w:val="0097187D"/>
    <w:rsid w:val="00973819"/>
    <w:rsid w:val="00973A62"/>
    <w:rsid w:val="00973AC3"/>
    <w:rsid w:val="00985A1A"/>
    <w:rsid w:val="00987663"/>
    <w:rsid w:val="00991AA5"/>
    <w:rsid w:val="009926CD"/>
    <w:rsid w:val="009939F6"/>
    <w:rsid w:val="00996884"/>
    <w:rsid w:val="00997F9F"/>
    <w:rsid w:val="009A0C2F"/>
    <w:rsid w:val="009A5A09"/>
    <w:rsid w:val="009A5E72"/>
    <w:rsid w:val="009B2096"/>
    <w:rsid w:val="009B66AA"/>
    <w:rsid w:val="009C3C78"/>
    <w:rsid w:val="009C796F"/>
    <w:rsid w:val="009D6336"/>
    <w:rsid w:val="009D7AF9"/>
    <w:rsid w:val="009E1E40"/>
    <w:rsid w:val="009E2CA3"/>
    <w:rsid w:val="009E430D"/>
    <w:rsid w:val="009E696F"/>
    <w:rsid w:val="009F10A7"/>
    <w:rsid w:val="009F662F"/>
    <w:rsid w:val="00A054CD"/>
    <w:rsid w:val="00A0647D"/>
    <w:rsid w:val="00A11BE1"/>
    <w:rsid w:val="00A22BB7"/>
    <w:rsid w:val="00A23925"/>
    <w:rsid w:val="00A32396"/>
    <w:rsid w:val="00A32421"/>
    <w:rsid w:val="00A353BB"/>
    <w:rsid w:val="00A36E9A"/>
    <w:rsid w:val="00A408C2"/>
    <w:rsid w:val="00A42D8F"/>
    <w:rsid w:val="00A44737"/>
    <w:rsid w:val="00A61EE5"/>
    <w:rsid w:val="00A61FDD"/>
    <w:rsid w:val="00A664C3"/>
    <w:rsid w:val="00A66BCE"/>
    <w:rsid w:val="00A7188B"/>
    <w:rsid w:val="00A72501"/>
    <w:rsid w:val="00A72CF8"/>
    <w:rsid w:val="00A73FFC"/>
    <w:rsid w:val="00A81FB7"/>
    <w:rsid w:val="00A840DA"/>
    <w:rsid w:val="00A861EE"/>
    <w:rsid w:val="00A927AC"/>
    <w:rsid w:val="00A969EF"/>
    <w:rsid w:val="00AA309C"/>
    <w:rsid w:val="00AA3808"/>
    <w:rsid w:val="00AA66CD"/>
    <w:rsid w:val="00AB2768"/>
    <w:rsid w:val="00AB50F2"/>
    <w:rsid w:val="00AC1754"/>
    <w:rsid w:val="00AC47F0"/>
    <w:rsid w:val="00AC5529"/>
    <w:rsid w:val="00AC5BFE"/>
    <w:rsid w:val="00AD371B"/>
    <w:rsid w:val="00AD59C9"/>
    <w:rsid w:val="00AD5A43"/>
    <w:rsid w:val="00AD637A"/>
    <w:rsid w:val="00AE39ED"/>
    <w:rsid w:val="00AF3967"/>
    <w:rsid w:val="00AF6A6C"/>
    <w:rsid w:val="00AF7CD3"/>
    <w:rsid w:val="00B1366C"/>
    <w:rsid w:val="00B136A9"/>
    <w:rsid w:val="00B156E2"/>
    <w:rsid w:val="00B157D5"/>
    <w:rsid w:val="00B16E13"/>
    <w:rsid w:val="00B21163"/>
    <w:rsid w:val="00B21A96"/>
    <w:rsid w:val="00B23891"/>
    <w:rsid w:val="00B253AC"/>
    <w:rsid w:val="00B26DBF"/>
    <w:rsid w:val="00B3013B"/>
    <w:rsid w:val="00B323FE"/>
    <w:rsid w:val="00B326A6"/>
    <w:rsid w:val="00B40B92"/>
    <w:rsid w:val="00B43445"/>
    <w:rsid w:val="00B46031"/>
    <w:rsid w:val="00B51DC4"/>
    <w:rsid w:val="00B544E6"/>
    <w:rsid w:val="00B6018B"/>
    <w:rsid w:val="00B6421B"/>
    <w:rsid w:val="00B64688"/>
    <w:rsid w:val="00B64BD6"/>
    <w:rsid w:val="00B65A6E"/>
    <w:rsid w:val="00B67AB4"/>
    <w:rsid w:val="00B709C3"/>
    <w:rsid w:val="00B70CC4"/>
    <w:rsid w:val="00B74404"/>
    <w:rsid w:val="00B87342"/>
    <w:rsid w:val="00B937D0"/>
    <w:rsid w:val="00B93926"/>
    <w:rsid w:val="00B93D62"/>
    <w:rsid w:val="00B94A20"/>
    <w:rsid w:val="00BA3263"/>
    <w:rsid w:val="00BA3470"/>
    <w:rsid w:val="00BA3DA1"/>
    <w:rsid w:val="00BA67C0"/>
    <w:rsid w:val="00BB2735"/>
    <w:rsid w:val="00BB3CD1"/>
    <w:rsid w:val="00BB4C2B"/>
    <w:rsid w:val="00BC35B7"/>
    <w:rsid w:val="00BC6378"/>
    <w:rsid w:val="00BC6FA7"/>
    <w:rsid w:val="00BD009A"/>
    <w:rsid w:val="00BD0801"/>
    <w:rsid w:val="00BD269F"/>
    <w:rsid w:val="00BD3BD9"/>
    <w:rsid w:val="00BD4320"/>
    <w:rsid w:val="00BD4483"/>
    <w:rsid w:val="00BD6B63"/>
    <w:rsid w:val="00BF1932"/>
    <w:rsid w:val="00BF3816"/>
    <w:rsid w:val="00BF407F"/>
    <w:rsid w:val="00C02D59"/>
    <w:rsid w:val="00C02F77"/>
    <w:rsid w:val="00C07345"/>
    <w:rsid w:val="00C15A78"/>
    <w:rsid w:val="00C20FB9"/>
    <w:rsid w:val="00C21EAA"/>
    <w:rsid w:val="00C30775"/>
    <w:rsid w:val="00C3236D"/>
    <w:rsid w:val="00C33C88"/>
    <w:rsid w:val="00C3408B"/>
    <w:rsid w:val="00C35A90"/>
    <w:rsid w:val="00C35E8F"/>
    <w:rsid w:val="00C3789C"/>
    <w:rsid w:val="00C51B80"/>
    <w:rsid w:val="00C52C02"/>
    <w:rsid w:val="00C567C3"/>
    <w:rsid w:val="00C662C5"/>
    <w:rsid w:val="00C666E7"/>
    <w:rsid w:val="00C67268"/>
    <w:rsid w:val="00C675B4"/>
    <w:rsid w:val="00C76921"/>
    <w:rsid w:val="00C84113"/>
    <w:rsid w:val="00C84D59"/>
    <w:rsid w:val="00C86224"/>
    <w:rsid w:val="00C86F11"/>
    <w:rsid w:val="00C92E91"/>
    <w:rsid w:val="00C94CA1"/>
    <w:rsid w:val="00C96D75"/>
    <w:rsid w:val="00C97528"/>
    <w:rsid w:val="00CA1BF5"/>
    <w:rsid w:val="00CA307C"/>
    <w:rsid w:val="00CA5FB5"/>
    <w:rsid w:val="00CA65A8"/>
    <w:rsid w:val="00CB4A5C"/>
    <w:rsid w:val="00CB59AD"/>
    <w:rsid w:val="00CB74DE"/>
    <w:rsid w:val="00CC4FCD"/>
    <w:rsid w:val="00CC782C"/>
    <w:rsid w:val="00CD0E34"/>
    <w:rsid w:val="00CD298D"/>
    <w:rsid w:val="00CE38AE"/>
    <w:rsid w:val="00CE565D"/>
    <w:rsid w:val="00CE5764"/>
    <w:rsid w:val="00CE593E"/>
    <w:rsid w:val="00CF0DD3"/>
    <w:rsid w:val="00CF274E"/>
    <w:rsid w:val="00CF3B4C"/>
    <w:rsid w:val="00CF6260"/>
    <w:rsid w:val="00CF6419"/>
    <w:rsid w:val="00D04F9C"/>
    <w:rsid w:val="00D0607F"/>
    <w:rsid w:val="00D11059"/>
    <w:rsid w:val="00D15D19"/>
    <w:rsid w:val="00D169F3"/>
    <w:rsid w:val="00D17BA6"/>
    <w:rsid w:val="00D17EFE"/>
    <w:rsid w:val="00D21CBB"/>
    <w:rsid w:val="00D25203"/>
    <w:rsid w:val="00D26FA0"/>
    <w:rsid w:val="00D302B8"/>
    <w:rsid w:val="00D304C1"/>
    <w:rsid w:val="00D360A1"/>
    <w:rsid w:val="00D40E8E"/>
    <w:rsid w:val="00D468EB"/>
    <w:rsid w:val="00D47D25"/>
    <w:rsid w:val="00D50EE7"/>
    <w:rsid w:val="00D60A97"/>
    <w:rsid w:val="00D637F8"/>
    <w:rsid w:val="00D71882"/>
    <w:rsid w:val="00D74152"/>
    <w:rsid w:val="00D83944"/>
    <w:rsid w:val="00D86A11"/>
    <w:rsid w:val="00D90660"/>
    <w:rsid w:val="00D92763"/>
    <w:rsid w:val="00D934AA"/>
    <w:rsid w:val="00D9402A"/>
    <w:rsid w:val="00D9486C"/>
    <w:rsid w:val="00D95215"/>
    <w:rsid w:val="00DA2F7C"/>
    <w:rsid w:val="00DA37D8"/>
    <w:rsid w:val="00DA4703"/>
    <w:rsid w:val="00DA5572"/>
    <w:rsid w:val="00DA7032"/>
    <w:rsid w:val="00DB11F5"/>
    <w:rsid w:val="00DC4420"/>
    <w:rsid w:val="00DC7B7A"/>
    <w:rsid w:val="00DD5657"/>
    <w:rsid w:val="00DD6917"/>
    <w:rsid w:val="00DE3777"/>
    <w:rsid w:val="00DE5508"/>
    <w:rsid w:val="00DE5E9C"/>
    <w:rsid w:val="00DE6D1B"/>
    <w:rsid w:val="00DE7812"/>
    <w:rsid w:val="00DE7C73"/>
    <w:rsid w:val="00DF055D"/>
    <w:rsid w:val="00DF180C"/>
    <w:rsid w:val="00DF1BE9"/>
    <w:rsid w:val="00DF5F5A"/>
    <w:rsid w:val="00DF7A37"/>
    <w:rsid w:val="00E02F5A"/>
    <w:rsid w:val="00E04F6F"/>
    <w:rsid w:val="00E07D82"/>
    <w:rsid w:val="00E13DBA"/>
    <w:rsid w:val="00E16094"/>
    <w:rsid w:val="00E204E6"/>
    <w:rsid w:val="00E30C9A"/>
    <w:rsid w:val="00E3383D"/>
    <w:rsid w:val="00E409BE"/>
    <w:rsid w:val="00E40D41"/>
    <w:rsid w:val="00E41D73"/>
    <w:rsid w:val="00E421D1"/>
    <w:rsid w:val="00E42322"/>
    <w:rsid w:val="00E44E71"/>
    <w:rsid w:val="00E45318"/>
    <w:rsid w:val="00E476CC"/>
    <w:rsid w:val="00E51351"/>
    <w:rsid w:val="00E5288E"/>
    <w:rsid w:val="00E54A30"/>
    <w:rsid w:val="00E61584"/>
    <w:rsid w:val="00E6208C"/>
    <w:rsid w:val="00E718D9"/>
    <w:rsid w:val="00E71F74"/>
    <w:rsid w:val="00E72E5A"/>
    <w:rsid w:val="00E751C7"/>
    <w:rsid w:val="00E752D0"/>
    <w:rsid w:val="00E75640"/>
    <w:rsid w:val="00E769FD"/>
    <w:rsid w:val="00E77202"/>
    <w:rsid w:val="00E80F51"/>
    <w:rsid w:val="00E85465"/>
    <w:rsid w:val="00E90333"/>
    <w:rsid w:val="00E9070B"/>
    <w:rsid w:val="00E9164D"/>
    <w:rsid w:val="00E9275C"/>
    <w:rsid w:val="00E94154"/>
    <w:rsid w:val="00E97AE8"/>
    <w:rsid w:val="00EA598C"/>
    <w:rsid w:val="00EA7EB4"/>
    <w:rsid w:val="00EB7AE8"/>
    <w:rsid w:val="00EC161B"/>
    <w:rsid w:val="00EC701F"/>
    <w:rsid w:val="00ED1C46"/>
    <w:rsid w:val="00ED28A2"/>
    <w:rsid w:val="00ED797A"/>
    <w:rsid w:val="00ED7FFB"/>
    <w:rsid w:val="00EE168A"/>
    <w:rsid w:val="00EE1AAD"/>
    <w:rsid w:val="00EE3FE5"/>
    <w:rsid w:val="00EE4CE6"/>
    <w:rsid w:val="00EE6B75"/>
    <w:rsid w:val="00EE6D31"/>
    <w:rsid w:val="00EE6D56"/>
    <w:rsid w:val="00EF0721"/>
    <w:rsid w:val="00EF3B38"/>
    <w:rsid w:val="00F0194C"/>
    <w:rsid w:val="00F03F49"/>
    <w:rsid w:val="00F04606"/>
    <w:rsid w:val="00F04C5D"/>
    <w:rsid w:val="00F04F46"/>
    <w:rsid w:val="00F05457"/>
    <w:rsid w:val="00F07FD2"/>
    <w:rsid w:val="00F12E18"/>
    <w:rsid w:val="00F15E6F"/>
    <w:rsid w:val="00F20D67"/>
    <w:rsid w:val="00F23545"/>
    <w:rsid w:val="00F311FF"/>
    <w:rsid w:val="00F33BFC"/>
    <w:rsid w:val="00F354A5"/>
    <w:rsid w:val="00F36031"/>
    <w:rsid w:val="00F40C83"/>
    <w:rsid w:val="00F40E4B"/>
    <w:rsid w:val="00F40FE2"/>
    <w:rsid w:val="00F410D4"/>
    <w:rsid w:val="00F41306"/>
    <w:rsid w:val="00F41788"/>
    <w:rsid w:val="00F45A96"/>
    <w:rsid w:val="00F460AA"/>
    <w:rsid w:val="00F46ACA"/>
    <w:rsid w:val="00F5309D"/>
    <w:rsid w:val="00F56D82"/>
    <w:rsid w:val="00F5762F"/>
    <w:rsid w:val="00F602DF"/>
    <w:rsid w:val="00F6150C"/>
    <w:rsid w:val="00F63573"/>
    <w:rsid w:val="00F66258"/>
    <w:rsid w:val="00F747CF"/>
    <w:rsid w:val="00F7508D"/>
    <w:rsid w:val="00F765F3"/>
    <w:rsid w:val="00F85F58"/>
    <w:rsid w:val="00F92A22"/>
    <w:rsid w:val="00F94C4F"/>
    <w:rsid w:val="00F95EC3"/>
    <w:rsid w:val="00FA1136"/>
    <w:rsid w:val="00FA2C1A"/>
    <w:rsid w:val="00FA36DB"/>
    <w:rsid w:val="00FA4604"/>
    <w:rsid w:val="00FA4615"/>
    <w:rsid w:val="00FB19DA"/>
    <w:rsid w:val="00FB788D"/>
    <w:rsid w:val="00FC0767"/>
    <w:rsid w:val="00FC4DD1"/>
    <w:rsid w:val="00FC54AD"/>
    <w:rsid w:val="00FC6AA5"/>
    <w:rsid w:val="00FD2D7A"/>
    <w:rsid w:val="00FD324F"/>
    <w:rsid w:val="00FD4422"/>
    <w:rsid w:val="00FD6AE2"/>
    <w:rsid w:val="00FE0A09"/>
    <w:rsid w:val="00FE11B2"/>
    <w:rsid w:val="00FE25F9"/>
    <w:rsid w:val="00FE3F2F"/>
    <w:rsid w:val="00FE5285"/>
    <w:rsid w:val="00FE7349"/>
    <w:rsid w:val="00FE7BB7"/>
    <w:rsid w:val="00FF0530"/>
    <w:rsid w:val="00FF3FD3"/>
    <w:rsid w:val="00FF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List 3" w:uiPriority="0"/>
    <w:lsdException w:name="Title" w:semiHidden="0" w:uiPriority="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40F37"/>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540F37"/>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DE5508"/>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540F37"/>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540F37"/>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540F37"/>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540F3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540F3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540F3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40F3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540F3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DE550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rsid w:val="00540F3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540F3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540F3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540F3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540F3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540F3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qFormat/>
    <w:rsid w:val="00540F3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540F37"/>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540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41F4"/>
    <w:pPr>
      <w:ind w:left="720"/>
      <w:contextualSpacing/>
    </w:pPr>
  </w:style>
  <w:style w:type="character" w:styleId="CommentReference">
    <w:name w:val="annotation reference"/>
    <w:basedOn w:val="DefaultParagraphFont"/>
    <w:semiHidden/>
    <w:unhideWhenUsed/>
    <w:rsid w:val="005E1851"/>
    <w:rPr>
      <w:sz w:val="16"/>
      <w:szCs w:val="16"/>
    </w:rPr>
  </w:style>
  <w:style w:type="paragraph" w:styleId="CommentText">
    <w:name w:val="annotation text"/>
    <w:basedOn w:val="Normal"/>
    <w:link w:val="CommentTextChar"/>
    <w:unhideWhenUsed/>
    <w:rsid w:val="005E1851"/>
    <w:pPr>
      <w:spacing w:line="240" w:lineRule="auto"/>
    </w:pPr>
    <w:rPr>
      <w:sz w:val="20"/>
      <w:szCs w:val="20"/>
    </w:rPr>
  </w:style>
  <w:style w:type="character" w:customStyle="1" w:styleId="CommentTextChar">
    <w:name w:val="Comment Text Char"/>
    <w:basedOn w:val="DefaultParagraphFont"/>
    <w:link w:val="CommentText"/>
    <w:rsid w:val="005E1851"/>
    <w:rPr>
      <w:sz w:val="20"/>
      <w:szCs w:val="20"/>
    </w:rPr>
  </w:style>
  <w:style w:type="paragraph" w:styleId="CommentSubject">
    <w:name w:val="annotation subject"/>
    <w:basedOn w:val="CommentText"/>
    <w:next w:val="CommentText"/>
    <w:link w:val="CommentSubjectChar"/>
    <w:uiPriority w:val="99"/>
    <w:semiHidden/>
    <w:unhideWhenUsed/>
    <w:rsid w:val="005E1851"/>
    <w:rPr>
      <w:b/>
      <w:bCs/>
    </w:rPr>
  </w:style>
  <w:style w:type="character" w:customStyle="1" w:styleId="CommentSubjectChar">
    <w:name w:val="Comment Subject Char"/>
    <w:basedOn w:val="CommentTextChar"/>
    <w:link w:val="CommentSubject"/>
    <w:uiPriority w:val="99"/>
    <w:semiHidden/>
    <w:rsid w:val="005E1851"/>
    <w:rPr>
      <w:b/>
      <w:bCs/>
      <w:sz w:val="20"/>
      <w:szCs w:val="20"/>
    </w:rPr>
  </w:style>
  <w:style w:type="paragraph" w:styleId="BalloonText">
    <w:name w:val="Balloon Text"/>
    <w:basedOn w:val="Normal"/>
    <w:link w:val="BalloonTextChar"/>
    <w:uiPriority w:val="99"/>
    <w:semiHidden/>
    <w:unhideWhenUsed/>
    <w:rsid w:val="005E18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851"/>
    <w:rPr>
      <w:rFonts w:ascii="Tahoma" w:hAnsi="Tahoma" w:cs="Tahoma"/>
      <w:sz w:val="16"/>
      <w:szCs w:val="16"/>
    </w:rPr>
  </w:style>
  <w:style w:type="paragraph" w:styleId="TOCHeading">
    <w:name w:val="TOC Heading"/>
    <w:basedOn w:val="Heading1"/>
    <w:next w:val="Normal"/>
    <w:uiPriority w:val="39"/>
    <w:semiHidden/>
    <w:unhideWhenUsed/>
    <w:qFormat/>
    <w:rsid w:val="009A5A09"/>
    <w:pPr>
      <w:numPr>
        <w:numId w:val="0"/>
      </w:numPr>
      <w:outlineLvl w:val="9"/>
    </w:pPr>
    <w:rPr>
      <w:lang w:eastAsia="ja-JP"/>
    </w:rPr>
  </w:style>
  <w:style w:type="paragraph" w:styleId="TOC1">
    <w:name w:val="toc 1"/>
    <w:basedOn w:val="Normal"/>
    <w:next w:val="Normal"/>
    <w:autoRedefine/>
    <w:uiPriority w:val="39"/>
    <w:unhideWhenUsed/>
    <w:rsid w:val="009A5A09"/>
    <w:pPr>
      <w:spacing w:after="100"/>
    </w:pPr>
  </w:style>
  <w:style w:type="paragraph" w:styleId="TOC2">
    <w:name w:val="toc 2"/>
    <w:basedOn w:val="Normal"/>
    <w:next w:val="Normal"/>
    <w:autoRedefine/>
    <w:uiPriority w:val="39"/>
    <w:unhideWhenUsed/>
    <w:rsid w:val="009A5A09"/>
    <w:pPr>
      <w:spacing w:after="100"/>
      <w:ind w:left="220"/>
    </w:pPr>
  </w:style>
  <w:style w:type="character" w:styleId="Hyperlink">
    <w:name w:val="Hyperlink"/>
    <w:basedOn w:val="DefaultParagraphFont"/>
    <w:uiPriority w:val="99"/>
    <w:unhideWhenUsed/>
    <w:rsid w:val="009A5A09"/>
    <w:rPr>
      <w:color w:val="0000FF" w:themeColor="hyperlink"/>
      <w:u w:val="single"/>
    </w:rPr>
  </w:style>
  <w:style w:type="paragraph" w:styleId="Header">
    <w:name w:val="header"/>
    <w:aliases w:val="h,Header/Footer,header odd,Hyphen,NCDOT Header"/>
    <w:basedOn w:val="Normal"/>
    <w:link w:val="HeaderChar"/>
    <w:uiPriority w:val="99"/>
    <w:unhideWhenUsed/>
    <w:rsid w:val="00CB74DE"/>
    <w:pPr>
      <w:tabs>
        <w:tab w:val="center" w:pos="4680"/>
        <w:tab w:val="right" w:pos="9360"/>
      </w:tabs>
      <w:spacing w:after="0" w:line="240" w:lineRule="auto"/>
    </w:pPr>
  </w:style>
  <w:style w:type="character" w:customStyle="1" w:styleId="HeaderChar">
    <w:name w:val="Header Char"/>
    <w:aliases w:val="h Char,Header/Footer Char,header odd Char,Hyphen Char,NCDOT Header Char"/>
    <w:basedOn w:val="DefaultParagraphFont"/>
    <w:link w:val="Header"/>
    <w:uiPriority w:val="99"/>
    <w:rsid w:val="00CB74DE"/>
  </w:style>
  <w:style w:type="paragraph" w:styleId="Footer">
    <w:name w:val="footer"/>
    <w:basedOn w:val="Normal"/>
    <w:link w:val="FooterChar"/>
    <w:uiPriority w:val="99"/>
    <w:unhideWhenUsed/>
    <w:rsid w:val="00CB74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4DE"/>
  </w:style>
  <w:style w:type="paragraph" w:customStyle="1" w:styleId="HeaderOdd">
    <w:name w:val="Header Odd"/>
    <w:basedOn w:val="Normal"/>
    <w:rsid w:val="00BA3263"/>
    <w:pPr>
      <w:keepLines/>
      <w:widowControl w:val="0"/>
      <w:tabs>
        <w:tab w:val="center" w:pos="4860"/>
        <w:tab w:val="right" w:pos="9720"/>
      </w:tabs>
      <w:overflowPunct w:val="0"/>
      <w:autoSpaceDE w:val="0"/>
      <w:autoSpaceDN w:val="0"/>
      <w:adjustRightInd w:val="0"/>
      <w:spacing w:before="60" w:after="0" w:line="240" w:lineRule="exact"/>
      <w:textAlignment w:val="baseline"/>
    </w:pPr>
    <w:rPr>
      <w:rFonts w:ascii="Times New Roman" w:eastAsia="Times New Roman" w:hAnsi="Times New Roman" w:cs="Times New Roman"/>
      <w:sz w:val="18"/>
      <w:szCs w:val="20"/>
    </w:rPr>
  </w:style>
  <w:style w:type="paragraph" w:customStyle="1" w:styleId="HeaderTitle">
    <w:name w:val="Header Title"/>
    <w:basedOn w:val="Normal"/>
    <w:rsid w:val="00BA3263"/>
    <w:pPr>
      <w:keepLines/>
      <w:widowControl w:val="0"/>
      <w:overflowPunct w:val="0"/>
      <w:autoSpaceDE w:val="0"/>
      <w:autoSpaceDN w:val="0"/>
      <w:adjustRightInd w:val="0"/>
      <w:spacing w:before="240" w:after="240" w:line="240" w:lineRule="exact"/>
      <w:jc w:val="center"/>
      <w:textAlignment w:val="baseline"/>
    </w:pPr>
    <w:rPr>
      <w:rFonts w:ascii="Arial" w:eastAsia="Times New Roman" w:hAnsi="Arial" w:cs="Times New Roman"/>
      <w:b/>
      <w:sz w:val="24"/>
      <w:szCs w:val="20"/>
    </w:rPr>
  </w:style>
  <w:style w:type="paragraph" w:styleId="BodyText2">
    <w:name w:val="Body Text 2"/>
    <w:basedOn w:val="Normal"/>
    <w:link w:val="BodyText2Char"/>
    <w:rsid w:val="00BA3263"/>
    <w:pPr>
      <w:spacing w:before="180" w:after="0" w:line="240" w:lineRule="auto"/>
      <w:ind w:left="1080"/>
    </w:pPr>
    <w:rPr>
      <w:rFonts w:ascii="Times New Roman" w:eastAsia="Times New Roman" w:hAnsi="Times New Roman" w:cs="Times New Roman"/>
      <w:szCs w:val="20"/>
    </w:rPr>
  </w:style>
  <w:style w:type="character" w:customStyle="1" w:styleId="BodyText2Char">
    <w:name w:val="Body Text 2 Char"/>
    <w:basedOn w:val="DefaultParagraphFont"/>
    <w:link w:val="BodyText2"/>
    <w:rsid w:val="00BA3263"/>
    <w:rPr>
      <w:rFonts w:ascii="Times New Roman" w:eastAsia="Times New Roman" w:hAnsi="Times New Roman" w:cs="Times New Roman"/>
      <w:szCs w:val="20"/>
    </w:rPr>
  </w:style>
  <w:style w:type="paragraph" w:styleId="List3">
    <w:name w:val="List 3"/>
    <w:basedOn w:val="Normal"/>
    <w:rsid w:val="00BA3263"/>
    <w:pPr>
      <w:widowControl w:val="0"/>
      <w:overflowPunct w:val="0"/>
      <w:autoSpaceDE w:val="0"/>
      <w:autoSpaceDN w:val="0"/>
      <w:adjustRightInd w:val="0"/>
      <w:spacing w:after="0" w:line="240" w:lineRule="auto"/>
      <w:ind w:left="1080" w:hanging="360"/>
      <w:textAlignment w:val="baseline"/>
    </w:pPr>
    <w:rPr>
      <w:rFonts w:ascii="Times New Roman" w:eastAsia="Times New Roman" w:hAnsi="Times New Roman" w:cs="Times New Roman"/>
      <w:sz w:val="20"/>
      <w:szCs w:val="20"/>
    </w:rPr>
  </w:style>
  <w:style w:type="character" w:customStyle="1" w:styleId="SoDAField">
    <w:name w:val="SoDA Field"/>
    <w:basedOn w:val="DefaultParagraphFont"/>
    <w:rsid w:val="00BA3263"/>
    <w:rPr>
      <w:color w:val="0000FF"/>
      <w:sz w:val="20"/>
    </w:rPr>
  </w:style>
  <w:style w:type="paragraph" w:customStyle="1" w:styleId="SectionHeading">
    <w:name w:val="Section Heading"/>
    <w:basedOn w:val="Heading1"/>
    <w:next w:val="Heading1"/>
    <w:rsid w:val="00BA3263"/>
    <w:pPr>
      <w:pageBreakBefore/>
      <w:numPr>
        <w:numId w:val="0"/>
      </w:numPr>
      <w:pBdr>
        <w:bottom w:val="single" w:sz="18" w:space="4" w:color="auto"/>
      </w:pBdr>
      <w:spacing w:before="360" w:after="360" w:line="240" w:lineRule="auto"/>
      <w:ind w:left="720" w:hanging="720"/>
      <w:jc w:val="right"/>
      <w:outlineLvl w:val="9"/>
    </w:pPr>
    <w:rPr>
      <w:rFonts w:ascii="Times New Roman" w:eastAsia="Times New Roman" w:hAnsi="Times New Roman" w:cs="Times New Roman"/>
      <w:bCs w:val="0"/>
      <w:color w:val="auto"/>
      <w:sz w:val="48"/>
      <w:szCs w:val="20"/>
    </w:rPr>
  </w:style>
  <w:style w:type="paragraph" w:customStyle="1" w:styleId="CodeTop">
    <w:name w:val="Code Top"/>
    <w:basedOn w:val="Normal"/>
    <w:next w:val="Normal"/>
    <w:rsid w:val="00BA3263"/>
    <w:pPr>
      <w:keepNext/>
      <w:spacing w:before="180" w:after="0" w:line="240" w:lineRule="auto"/>
      <w:ind w:left="1800"/>
    </w:pPr>
    <w:rPr>
      <w:rFonts w:ascii="Courier New" w:eastAsia="Times New Roman" w:hAnsi="Courier New" w:cs="Times New Roman"/>
      <w:sz w:val="20"/>
      <w:szCs w:val="20"/>
    </w:rPr>
  </w:style>
  <w:style w:type="paragraph" w:styleId="TOC3">
    <w:name w:val="toc 3"/>
    <w:basedOn w:val="Normal"/>
    <w:next w:val="Normal"/>
    <w:autoRedefine/>
    <w:uiPriority w:val="39"/>
    <w:unhideWhenUsed/>
    <w:rsid w:val="00BA3263"/>
    <w:pPr>
      <w:widowControl w:val="0"/>
      <w:overflowPunct w:val="0"/>
      <w:autoSpaceDE w:val="0"/>
      <w:autoSpaceDN w:val="0"/>
      <w:adjustRightInd w:val="0"/>
      <w:spacing w:after="100" w:line="240" w:lineRule="auto"/>
      <w:ind w:left="400"/>
      <w:textAlignment w:val="baseline"/>
    </w:pPr>
    <w:rPr>
      <w:rFonts w:ascii="Times New Roman" w:eastAsia="Times New Roman" w:hAnsi="Times New Roman" w:cs="Times New Roman"/>
      <w:sz w:val="20"/>
      <w:szCs w:val="20"/>
    </w:rPr>
  </w:style>
  <w:style w:type="paragraph" w:customStyle="1" w:styleId="TOCBase">
    <w:name w:val="TOC Base"/>
    <w:basedOn w:val="Normal"/>
    <w:rsid w:val="00BA3263"/>
    <w:pPr>
      <w:spacing w:before="180" w:after="0" w:line="240" w:lineRule="auto"/>
    </w:pPr>
    <w:rPr>
      <w:rFonts w:ascii="Times New Roman" w:eastAsia="Times New Roman" w:hAnsi="Times New Roman" w:cs="Times New Roman"/>
      <w:szCs w:val="20"/>
    </w:rPr>
  </w:style>
  <w:style w:type="paragraph" w:styleId="BodyText">
    <w:name w:val="Body Text"/>
    <w:basedOn w:val="Normal"/>
    <w:link w:val="BodyTextChar"/>
    <w:uiPriority w:val="99"/>
    <w:semiHidden/>
    <w:unhideWhenUsed/>
    <w:rsid w:val="00BA3263"/>
    <w:pPr>
      <w:widowControl w:val="0"/>
      <w:overflowPunct w:val="0"/>
      <w:autoSpaceDE w:val="0"/>
      <w:autoSpaceDN w:val="0"/>
      <w:adjustRightInd w:val="0"/>
      <w:spacing w:after="120" w:line="240" w:lineRule="auto"/>
      <w:textAlignment w:val="baseline"/>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99"/>
    <w:semiHidden/>
    <w:rsid w:val="00BA3263"/>
    <w:rPr>
      <w:rFonts w:ascii="Times New Roman" w:eastAsia="Times New Roman" w:hAnsi="Times New Roman" w:cs="Times New Roman"/>
      <w:sz w:val="20"/>
      <w:szCs w:val="20"/>
    </w:rPr>
  </w:style>
  <w:style w:type="table" w:styleId="LightList-Accent1">
    <w:name w:val="Light List Accent 1"/>
    <w:basedOn w:val="TableNormal"/>
    <w:uiPriority w:val="61"/>
    <w:rsid w:val="00BA326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p">
    <w:name w:val="p"/>
    <w:basedOn w:val="Normal"/>
    <w:rsid w:val="00103F38"/>
    <w:pPr>
      <w:spacing w:before="120" w:after="120" w:line="240" w:lineRule="auto"/>
    </w:pPr>
    <w:rPr>
      <w:rFonts w:ascii="Times New Roman" w:eastAsia="Times New Roman" w:hAnsi="Times New Roman" w:cs="Times New Roman"/>
      <w:szCs w:val="20"/>
    </w:rPr>
  </w:style>
  <w:style w:type="paragraph" w:styleId="FootnoteText">
    <w:name w:val="footnote text"/>
    <w:basedOn w:val="Normal"/>
    <w:link w:val="FootnoteTextChar"/>
    <w:uiPriority w:val="99"/>
    <w:semiHidden/>
    <w:unhideWhenUsed/>
    <w:rsid w:val="002A660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6604"/>
    <w:rPr>
      <w:sz w:val="20"/>
      <w:szCs w:val="20"/>
    </w:rPr>
  </w:style>
  <w:style w:type="character" w:styleId="FootnoteReference">
    <w:name w:val="footnote reference"/>
    <w:basedOn w:val="DefaultParagraphFont"/>
    <w:uiPriority w:val="99"/>
    <w:semiHidden/>
    <w:unhideWhenUsed/>
    <w:rsid w:val="002A6604"/>
    <w:rPr>
      <w:vertAlign w:val="superscript"/>
    </w:rPr>
  </w:style>
  <w:style w:type="character" w:customStyle="1" w:styleId="reference-text">
    <w:name w:val="reference-text"/>
    <w:basedOn w:val="DefaultParagraphFont"/>
    <w:rsid w:val="002A6604"/>
  </w:style>
  <w:style w:type="character" w:styleId="FollowedHyperlink">
    <w:name w:val="FollowedHyperlink"/>
    <w:basedOn w:val="DefaultParagraphFont"/>
    <w:uiPriority w:val="99"/>
    <w:semiHidden/>
    <w:unhideWhenUsed/>
    <w:rsid w:val="005D468B"/>
    <w:rPr>
      <w:color w:val="800080" w:themeColor="followedHyperlink"/>
      <w:u w:val="single"/>
    </w:rPr>
  </w:style>
  <w:style w:type="paragraph" w:styleId="Revision">
    <w:name w:val="Revision"/>
    <w:hidden/>
    <w:uiPriority w:val="99"/>
    <w:semiHidden/>
    <w:rsid w:val="005D468B"/>
    <w:pPr>
      <w:spacing w:after="0" w:line="240" w:lineRule="auto"/>
    </w:pPr>
  </w:style>
  <w:style w:type="paragraph" w:customStyle="1" w:styleId="tabletxt">
    <w:name w:val="tabletxt"/>
    <w:basedOn w:val="Normal"/>
    <w:uiPriority w:val="99"/>
    <w:rsid w:val="004B51F1"/>
    <w:pPr>
      <w:autoSpaceDE w:val="0"/>
      <w:autoSpaceDN w:val="0"/>
      <w:adjustRightInd w:val="0"/>
      <w:spacing w:before="20" w:after="20" w:line="240" w:lineRule="auto"/>
      <w:jc w:val="both"/>
    </w:pPr>
    <w:rPr>
      <w:rFonts w:ascii="Times New Roman" w:eastAsia="Times New Roman" w:hAnsi="Times New Roman" w:cs="Arial"/>
      <w:sz w:val="20"/>
      <w:szCs w:val="20"/>
    </w:rPr>
  </w:style>
  <w:style w:type="paragraph" w:customStyle="1" w:styleId="Tabletext">
    <w:name w:val="Tabletext"/>
    <w:basedOn w:val="Normal"/>
    <w:uiPriority w:val="99"/>
    <w:rsid w:val="004B51F1"/>
    <w:pPr>
      <w:keepLines/>
      <w:widowControl w:val="0"/>
      <w:spacing w:after="0" w:line="240" w:lineRule="atLeast"/>
    </w:pPr>
    <w:rPr>
      <w:rFonts w:ascii="Arial" w:eastAsia="Times New Roman" w:hAnsi="Arial" w:cs="Times New Roman"/>
      <w:sz w:val="20"/>
      <w:szCs w:val="20"/>
    </w:rPr>
  </w:style>
  <w:style w:type="character" w:customStyle="1" w:styleId="shortdesc">
    <w:name w:val="shortdesc"/>
    <w:basedOn w:val="DefaultParagraphFont"/>
    <w:rsid w:val="00B136A9"/>
  </w:style>
  <w:style w:type="paragraph" w:styleId="NormalWeb">
    <w:name w:val="Normal (Web)"/>
    <w:basedOn w:val="Normal"/>
    <w:uiPriority w:val="99"/>
    <w:semiHidden/>
    <w:unhideWhenUsed/>
    <w:rsid w:val="00B136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36A9"/>
    <w:rPr>
      <w:b/>
      <w:bCs/>
    </w:rPr>
  </w:style>
  <w:style w:type="character" w:customStyle="1" w:styleId="st">
    <w:name w:val="st"/>
    <w:basedOn w:val="DefaultParagraphFont"/>
    <w:rsid w:val="00134F19"/>
  </w:style>
  <w:style w:type="character" w:customStyle="1" w:styleId="objectbox">
    <w:name w:val="objectbox"/>
    <w:basedOn w:val="DefaultParagraphFont"/>
    <w:rsid w:val="00F04F4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List 3" w:uiPriority="0"/>
    <w:lsdException w:name="Title" w:semiHidden="0" w:uiPriority="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40F37"/>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540F37"/>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DE5508"/>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540F37"/>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540F37"/>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540F37"/>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540F3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540F3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540F3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40F3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540F3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DE550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rsid w:val="00540F3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540F3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540F3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540F3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540F3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540F3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qFormat/>
    <w:rsid w:val="00540F3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540F37"/>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540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41F4"/>
    <w:pPr>
      <w:ind w:left="720"/>
      <w:contextualSpacing/>
    </w:pPr>
  </w:style>
  <w:style w:type="character" w:styleId="CommentReference">
    <w:name w:val="annotation reference"/>
    <w:basedOn w:val="DefaultParagraphFont"/>
    <w:semiHidden/>
    <w:unhideWhenUsed/>
    <w:rsid w:val="005E1851"/>
    <w:rPr>
      <w:sz w:val="16"/>
      <w:szCs w:val="16"/>
    </w:rPr>
  </w:style>
  <w:style w:type="paragraph" w:styleId="CommentText">
    <w:name w:val="annotation text"/>
    <w:basedOn w:val="Normal"/>
    <w:link w:val="CommentTextChar"/>
    <w:unhideWhenUsed/>
    <w:rsid w:val="005E1851"/>
    <w:pPr>
      <w:spacing w:line="240" w:lineRule="auto"/>
    </w:pPr>
    <w:rPr>
      <w:sz w:val="20"/>
      <w:szCs w:val="20"/>
    </w:rPr>
  </w:style>
  <w:style w:type="character" w:customStyle="1" w:styleId="CommentTextChar">
    <w:name w:val="Comment Text Char"/>
    <w:basedOn w:val="DefaultParagraphFont"/>
    <w:link w:val="CommentText"/>
    <w:rsid w:val="005E1851"/>
    <w:rPr>
      <w:sz w:val="20"/>
      <w:szCs w:val="20"/>
    </w:rPr>
  </w:style>
  <w:style w:type="paragraph" w:styleId="CommentSubject">
    <w:name w:val="annotation subject"/>
    <w:basedOn w:val="CommentText"/>
    <w:next w:val="CommentText"/>
    <w:link w:val="CommentSubjectChar"/>
    <w:uiPriority w:val="99"/>
    <w:semiHidden/>
    <w:unhideWhenUsed/>
    <w:rsid w:val="005E1851"/>
    <w:rPr>
      <w:b/>
      <w:bCs/>
    </w:rPr>
  </w:style>
  <w:style w:type="character" w:customStyle="1" w:styleId="CommentSubjectChar">
    <w:name w:val="Comment Subject Char"/>
    <w:basedOn w:val="CommentTextChar"/>
    <w:link w:val="CommentSubject"/>
    <w:uiPriority w:val="99"/>
    <w:semiHidden/>
    <w:rsid w:val="005E1851"/>
    <w:rPr>
      <w:b/>
      <w:bCs/>
      <w:sz w:val="20"/>
      <w:szCs w:val="20"/>
    </w:rPr>
  </w:style>
  <w:style w:type="paragraph" w:styleId="BalloonText">
    <w:name w:val="Balloon Text"/>
    <w:basedOn w:val="Normal"/>
    <w:link w:val="BalloonTextChar"/>
    <w:uiPriority w:val="99"/>
    <w:semiHidden/>
    <w:unhideWhenUsed/>
    <w:rsid w:val="005E18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851"/>
    <w:rPr>
      <w:rFonts w:ascii="Tahoma" w:hAnsi="Tahoma" w:cs="Tahoma"/>
      <w:sz w:val="16"/>
      <w:szCs w:val="16"/>
    </w:rPr>
  </w:style>
  <w:style w:type="paragraph" w:styleId="TOCHeading">
    <w:name w:val="TOC Heading"/>
    <w:basedOn w:val="Heading1"/>
    <w:next w:val="Normal"/>
    <w:uiPriority w:val="39"/>
    <w:semiHidden/>
    <w:unhideWhenUsed/>
    <w:qFormat/>
    <w:rsid w:val="009A5A09"/>
    <w:pPr>
      <w:numPr>
        <w:numId w:val="0"/>
      </w:numPr>
      <w:outlineLvl w:val="9"/>
    </w:pPr>
    <w:rPr>
      <w:lang w:eastAsia="ja-JP"/>
    </w:rPr>
  </w:style>
  <w:style w:type="paragraph" w:styleId="TOC1">
    <w:name w:val="toc 1"/>
    <w:basedOn w:val="Normal"/>
    <w:next w:val="Normal"/>
    <w:autoRedefine/>
    <w:uiPriority w:val="39"/>
    <w:unhideWhenUsed/>
    <w:rsid w:val="009A5A09"/>
    <w:pPr>
      <w:spacing w:after="100"/>
    </w:pPr>
  </w:style>
  <w:style w:type="paragraph" w:styleId="TOC2">
    <w:name w:val="toc 2"/>
    <w:basedOn w:val="Normal"/>
    <w:next w:val="Normal"/>
    <w:autoRedefine/>
    <w:uiPriority w:val="39"/>
    <w:unhideWhenUsed/>
    <w:rsid w:val="009A5A09"/>
    <w:pPr>
      <w:spacing w:after="100"/>
      <w:ind w:left="220"/>
    </w:pPr>
  </w:style>
  <w:style w:type="character" w:styleId="Hyperlink">
    <w:name w:val="Hyperlink"/>
    <w:basedOn w:val="DefaultParagraphFont"/>
    <w:uiPriority w:val="99"/>
    <w:unhideWhenUsed/>
    <w:rsid w:val="009A5A09"/>
    <w:rPr>
      <w:color w:val="0000FF" w:themeColor="hyperlink"/>
      <w:u w:val="single"/>
    </w:rPr>
  </w:style>
  <w:style w:type="paragraph" w:styleId="Header">
    <w:name w:val="header"/>
    <w:aliases w:val="h,Header/Footer,header odd,Hyphen,NCDOT Header"/>
    <w:basedOn w:val="Normal"/>
    <w:link w:val="HeaderChar"/>
    <w:uiPriority w:val="99"/>
    <w:unhideWhenUsed/>
    <w:rsid w:val="00CB74DE"/>
    <w:pPr>
      <w:tabs>
        <w:tab w:val="center" w:pos="4680"/>
        <w:tab w:val="right" w:pos="9360"/>
      </w:tabs>
      <w:spacing w:after="0" w:line="240" w:lineRule="auto"/>
    </w:pPr>
  </w:style>
  <w:style w:type="character" w:customStyle="1" w:styleId="HeaderChar">
    <w:name w:val="Header Char"/>
    <w:aliases w:val="h Char,Header/Footer Char,header odd Char,Hyphen Char,NCDOT Header Char"/>
    <w:basedOn w:val="DefaultParagraphFont"/>
    <w:link w:val="Header"/>
    <w:uiPriority w:val="99"/>
    <w:rsid w:val="00CB74DE"/>
  </w:style>
  <w:style w:type="paragraph" w:styleId="Footer">
    <w:name w:val="footer"/>
    <w:basedOn w:val="Normal"/>
    <w:link w:val="FooterChar"/>
    <w:uiPriority w:val="99"/>
    <w:unhideWhenUsed/>
    <w:rsid w:val="00CB74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4DE"/>
  </w:style>
  <w:style w:type="paragraph" w:customStyle="1" w:styleId="HeaderOdd">
    <w:name w:val="Header Odd"/>
    <w:basedOn w:val="Normal"/>
    <w:rsid w:val="00BA3263"/>
    <w:pPr>
      <w:keepLines/>
      <w:widowControl w:val="0"/>
      <w:tabs>
        <w:tab w:val="center" w:pos="4860"/>
        <w:tab w:val="right" w:pos="9720"/>
      </w:tabs>
      <w:overflowPunct w:val="0"/>
      <w:autoSpaceDE w:val="0"/>
      <w:autoSpaceDN w:val="0"/>
      <w:adjustRightInd w:val="0"/>
      <w:spacing w:before="60" w:after="0" w:line="240" w:lineRule="exact"/>
      <w:textAlignment w:val="baseline"/>
    </w:pPr>
    <w:rPr>
      <w:rFonts w:ascii="Times New Roman" w:eastAsia="Times New Roman" w:hAnsi="Times New Roman" w:cs="Times New Roman"/>
      <w:sz w:val="18"/>
      <w:szCs w:val="20"/>
    </w:rPr>
  </w:style>
  <w:style w:type="paragraph" w:customStyle="1" w:styleId="HeaderTitle">
    <w:name w:val="Header Title"/>
    <w:basedOn w:val="Normal"/>
    <w:rsid w:val="00BA3263"/>
    <w:pPr>
      <w:keepLines/>
      <w:widowControl w:val="0"/>
      <w:overflowPunct w:val="0"/>
      <w:autoSpaceDE w:val="0"/>
      <w:autoSpaceDN w:val="0"/>
      <w:adjustRightInd w:val="0"/>
      <w:spacing w:before="240" w:after="240" w:line="240" w:lineRule="exact"/>
      <w:jc w:val="center"/>
      <w:textAlignment w:val="baseline"/>
    </w:pPr>
    <w:rPr>
      <w:rFonts w:ascii="Arial" w:eastAsia="Times New Roman" w:hAnsi="Arial" w:cs="Times New Roman"/>
      <w:b/>
      <w:sz w:val="24"/>
      <w:szCs w:val="20"/>
    </w:rPr>
  </w:style>
  <w:style w:type="paragraph" w:styleId="BodyText2">
    <w:name w:val="Body Text 2"/>
    <w:basedOn w:val="Normal"/>
    <w:link w:val="BodyText2Char"/>
    <w:rsid w:val="00BA3263"/>
    <w:pPr>
      <w:spacing w:before="180" w:after="0" w:line="240" w:lineRule="auto"/>
      <w:ind w:left="1080"/>
    </w:pPr>
    <w:rPr>
      <w:rFonts w:ascii="Times New Roman" w:eastAsia="Times New Roman" w:hAnsi="Times New Roman" w:cs="Times New Roman"/>
      <w:szCs w:val="20"/>
    </w:rPr>
  </w:style>
  <w:style w:type="character" w:customStyle="1" w:styleId="BodyText2Char">
    <w:name w:val="Body Text 2 Char"/>
    <w:basedOn w:val="DefaultParagraphFont"/>
    <w:link w:val="BodyText2"/>
    <w:rsid w:val="00BA3263"/>
    <w:rPr>
      <w:rFonts w:ascii="Times New Roman" w:eastAsia="Times New Roman" w:hAnsi="Times New Roman" w:cs="Times New Roman"/>
      <w:szCs w:val="20"/>
    </w:rPr>
  </w:style>
  <w:style w:type="paragraph" w:styleId="List3">
    <w:name w:val="List 3"/>
    <w:basedOn w:val="Normal"/>
    <w:rsid w:val="00BA3263"/>
    <w:pPr>
      <w:widowControl w:val="0"/>
      <w:overflowPunct w:val="0"/>
      <w:autoSpaceDE w:val="0"/>
      <w:autoSpaceDN w:val="0"/>
      <w:adjustRightInd w:val="0"/>
      <w:spacing w:after="0" w:line="240" w:lineRule="auto"/>
      <w:ind w:left="1080" w:hanging="360"/>
      <w:textAlignment w:val="baseline"/>
    </w:pPr>
    <w:rPr>
      <w:rFonts w:ascii="Times New Roman" w:eastAsia="Times New Roman" w:hAnsi="Times New Roman" w:cs="Times New Roman"/>
      <w:sz w:val="20"/>
      <w:szCs w:val="20"/>
    </w:rPr>
  </w:style>
  <w:style w:type="character" w:customStyle="1" w:styleId="SoDAField">
    <w:name w:val="SoDA Field"/>
    <w:basedOn w:val="DefaultParagraphFont"/>
    <w:rsid w:val="00BA3263"/>
    <w:rPr>
      <w:color w:val="0000FF"/>
      <w:sz w:val="20"/>
    </w:rPr>
  </w:style>
  <w:style w:type="paragraph" w:customStyle="1" w:styleId="SectionHeading">
    <w:name w:val="Section Heading"/>
    <w:basedOn w:val="Heading1"/>
    <w:next w:val="Heading1"/>
    <w:rsid w:val="00BA3263"/>
    <w:pPr>
      <w:pageBreakBefore/>
      <w:numPr>
        <w:numId w:val="0"/>
      </w:numPr>
      <w:pBdr>
        <w:bottom w:val="single" w:sz="18" w:space="4" w:color="auto"/>
      </w:pBdr>
      <w:spacing w:before="360" w:after="360" w:line="240" w:lineRule="auto"/>
      <w:ind w:left="720" w:hanging="720"/>
      <w:jc w:val="right"/>
      <w:outlineLvl w:val="9"/>
    </w:pPr>
    <w:rPr>
      <w:rFonts w:ascii="Times New Roman" w:eastAsia="Times New Roman" w:hAnsi="Times New Roman" w:cs="Times New Roman"/>
      <w:bCs w:val="0"/>
      <w:color w:val="auto"/>
      <w:sz w:val="48"/>
      <w:szCs w:val="20"/>
    </w:rPr>
  </w:style>
  <w:style w:type="paragraph" w:customStyle="1" w:styleId="CodeTop">
    <w:name w:val="Code Top"/>
    <w:basedOn w:val="Normal"/>
    <w:next w:val="Normal"/>
    <w:rsid w:val="00BA3263"/>
    <w:pPr>
      <w:keepNext/>
      <w:spacing w:before="180" w:after="0" w:line="240" w:lineRule="auto"/>
      <w:ind w:left="1800"/>
    </w:pPr>
    <w:rPr>
      <w:rFonts w:ascii="Courier New" w:eastAsia="Times New Roman" w:hAnsi="Courier New" w:cs="Times New Roman"/>
      <w:sz w:val="20"/>
      <w:szCs w:val="20"/>
    </w:rPr>
  </w:style>
  <w:style w:type="paragraph" w:styleId="TOC3">
    <w:name w:val="toc 3"/>
    <w:basedOn w:val="Normal"/>
    <w:next w:val="Normal"/>
    <w:autoRedefine/>
    <w:uiPriority w:val="39"/>
    <w:unhideWhenUsed/>
    <w:rsid w:val="00BA3263"/>
    <w:pPr>
      <w:widowControl w:val="0"/>
      <w:overflowPunct w:val="0"/>
      <w:autoSpaceDE w:val="0"/>
      <w:autoSpaceDN w:val="0"/>
      <w:adjustRightInd w:val="0"/>
      <w:spacing w:after="100" w:line="240" w:lineRule="auto"/>
      <w:ind w:left="400"/>
      <w:textAlignment w:val="baseline"/>
    </w:pPr>
    <w:rPr>
      <w:rFonts w:ascii="Times New Roman" w:eastAsia="Times New Roman" w:hAnsi="Times New Roman" w:cs="Times New Roman"/>
      <w:sz w:val="20"/>
      <w:szCs w:val="20"/>
    </w:rPr>
  </w:style>
  <w:style w:type="paragraph" w:customStyle="1" w:styleId="TOCBase">
    <w:name w:val="TOC Base"/>
    <w:basedOn w:val="Normal"/>
    <w:rsid w:val="00BA3263"/>
    <w:pPr>
      <w:spacing w:before="180" w:after="0" w:line="240" w:lineRule="auto"/>
    </w:pPr>
    <w:rPr>
      <w:rFonts w:ascii="Times New Roman" w:eastAsia="Times New Roman" w:hAnsi="Times New Roman" w:cs="Times New Roman"/>
      <w:szCs w:val="20"/>
    </w:rPr>
  </w:style>
  <w:style w:type="paragraph" w:styleId="BodyText">
    <w:name w:val="Body Text"/>
    <w:basedOn w:val="Normal"/>
    <w:link w:val="BodyTextChar"/>
    <w:uiPriority w:val="99"/>
    <w:semiHidden/>
    <w:unhideWhenUsed/>
    <w:rsid w:val="00BA3263"/>
    <w:pPr>
      <w:widowControl w:val="0"/>
      <w:overflowPunct w:val="0"/>
      <w:autoSpaceDE w:val="0"/>
      <w:autoSpaceDN w:val="0"/>
      <w:adjustRightInd w:val="0"/>
      <w:spacing w:after="120" w:line="240" w:lineRule="auto"/>
      <w:textAlignment w:val="baseline"/>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99"/>
    <w:semiHidden/>
    <w:rsid w:val="00BA3263"/>
    <w:rPr>
      <w:rFonts w:ascii="Times New Roman" w:eastAsia="Times New Roman" w:hAnsi="Times New Roman" w:cs="Times New Roman"/>
      <w:sz w:val="20"/>
      <w:szCs w:val="20"/>
    </w:rPr>
  </w:style>
  <w:style w:type="table" w:styleId="LightList-Accent1">
    <w:name w:val="Light List Accent 1"/>
    <w:basedOn w:val="TableNormal"/>
    <w:uiPriority w:val="61"/>
    <w:rsid w:val="00BA326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p">
    <w:name w:val="p"/>
    <w:basedOn w:val="Normal"/>
    <w:rsid w:val="00103F38"/>
    <w:pPr>
      <w:spacing w:before="120" w:after="120" w:line="240" w:lineRule="auto"/>
    </w:pPr>
    <w:rPr>
      <w:rFonts w:ascii="Times New Roman" w:eastAsia="Times New Roman" w:hAnsi="Times New Roman" w:cs="Times New Roman"/>
      <w:szCs w:val="20"/>
    </w:rPr>
  </w:style>
  <w:style w:type="paragraph" w:styleId="FootnoteText">
    <w:name w:val="footnote text"/>
    <w:basedOn w:val="Normal"/>
    <w:link w:val="FootnoteTextChar"/>
    <w:uiPriority w:val="99"/>
    <w:semiHidden/>
    <w:unhideWhenUsed/>
    <w:rsid w:val="002A660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6604"/>
    <w:rPr>
      <w:sz w:val="20"/>
      <w:szCs w:val="20"/>
    </w:rPr>
  </w:style>
  <w:style w:type="character" w:styleId="FootnoteReference">
    <w:name w:val="footnote reference"/>
    <w:basedOn w:val="DefaultParagraphFont"/>
    <w:uiPriority w:val="99"/>
    <w:semiHidden/>
    <w:unhideWhenUsed/>
    <w:rsid w:val="002A6604"/>
    <w:rPr>
      <w:vertAlign w:val="superscript"/>
    </w:rPr>
  </w:style>
  <w:style w:type="character" w:customStyle="1" w:styleId="reference-text">
    <w:name w:val="reference-text"/>
    <w:basedOn w:val="DefaultParagraphFont"/>
    <w:rsid w:val="002A6604"/>
  </w:style>
  <w:style w:type="character" w:styleId="FollowedHyperlink">
    <w:name w:val="FollowedHyperlink"/>
    <w:basedOn w:val="DefaultParagraphFont"/>
    <w:uiPriority w:val="99"/>
    <w:semiHidden/>
    <w:unhideWhenUsed/>
    <w:rsid w:val="005D468B"/>
    <w:rPr>
      <w:color w:val="800080" w:themeColor="followedHyperlink"/>
      <w:u w:val="single"/>
    </w:rPr>
  </w:style>
  <w:style w:type="paragraph" w:styleId="Revision">
    <w:name w:val="Revision"/>
    <w:hidden/>
    <w:uiPriority w:val="99"/>
    <w:semiHidden/>
    <w:rsid w:val="005D468B"/>
    <w:pPr>
      <w:spacing w:after="0" w:line="240" w:lineRule="auto"/>
    </w:pPr>
  </w:style>
  <w:style w:type="paragraph" w:customStyle="1" w:styleId="tabletxt">
    <w:name w:val="tabletxt"/>
    <w:basedOn w:val="Normal"/>
    <w:uiPriority w:val="99"/>
    <w:rsid w:val="004B51F1"/>
    <w:pPr>
      <w:autoSpaceDE w:val="0"/>
      <w:autoSpaceDN w:val="0"/>
      <w:adjustRightInd w:val="0"/>
      <w:spacing w:before="20" w:after="20" w:line="240" w:lineRule="auto"/>
      <w:jc w:val="both"/>
    </w:pPr>
    <w:rPr>
      <w:rFonts w:ascii="Times New Roman" w:eastAsia="Times New Roman" w:hAnsi="Times New Roman" w:cs="Arial"/>
      <w:sz w:val="20"/>
      <w:szCs w:val="20"/>
    </w:rPr>
  </w:style>
  <w:style w:type="paragraph" w:customStyle="1" w:styleId="Tabletext">
    <w:name w:val="Tabletext"/>
    <w:basedOn w:val="Normal"/>
    <w:uiPriority w:val="99"/>
    <w:rsid w:val="004B51F1"/>
    <w:pPr>
      <w:keepLines/>
      <w:widowControl w:val="0"/>
      <w:spacing w:after="0" w:line="240" w:lineRule="atLeast"/>
    </w:pPr>
    <w:rPr>
      <w:rFonts w:ascii="Arial" w:eastAsia="Times New Roman" w:hAnsi="Arial" w:cs="Times New Roman"/>
      <w:sz w:val="20"/>
      <w:szCs w:val="20"/>
    </w:rPr>
  </w:style>
  <w:style w:type="character" w:customStyle="1" w:styleId="shortdesc">
    <w:name w:val="shortdesc"/>
    <w:basedOn w:val="DefaultParagraphFont"/>
    <w:rsid w:val="00B136A9"/>
  </w:style>
  <w:style w:type="paragraph" w:styleId="NormalWeb">
    <w:name w:val="Normal (Web)"/>
    <w:basedOn w:val="Normal"/>
    <w:uiPriority w:val="99"/>
    <w:semiHidden/>
    <w:unhideWhenUsed/>
    <w:rsid w:val="00B136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36A9"/>
    <w:rPr>
      <w:b/>
      <w:bCs/>
    </w:rPr>
  </w:style>
  <w:style w:type="character" w:customStyle="1" w:styleId="st">
    <w:name w:val="st"/>
    <w:basedOn w:val="DefaultParagraphFont"/>
    <w:rsid w:val="00134F19"/>
  </w:style>
  <w:style w:type="character" w:customStyle="1" w:styleId="objectbox">
    <w:name w:val="objectbox"/>
    <w:basedOn w:val="DefaultParagraphFont"/>
    <w:rsid w:val="00F04F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2231187">
      <w:bodyDiv w:val="1"/>
      <w:marLeft w:val="0"/>
      <w:marRight w:val="0"/>
      <w:marTop w:val="0"/>
      <w:marBottom w:val="0"/>
      <w:divBdr>
        <w:top w:val="none" w:sz="0" w:space="0" w:color="auto"/>
        <w:left w:val="none" w:sz="0" w:space="0" w:color="auto"/>
        <w:bottom w:val="none" w:sz="0" w:space="0" w:color="auto"/>
        <w:right w:val="none" w:sz="0" w:space="0" w:color="auto"/>
      </w:divBdr>
    </w:div>
    <w:div w:id="780496879">
      <w:bodyDiv w:val="1"/>
      <w:marLeft w:val="0"/>
      <w:marRight w:val="0"/>
      <w:marTop w:val="0"/>
      <w:marBottom w:val="0"/>
      <w:divBdr>
        <w:top w:val="none" w:sz="0" w:space="0" w:color="auto"/>
        <w:left w:val="none" w:sz="0" w:space="0" w:color="auto"/>
        <w:bottom w:val="none" w:sz="0" w:space="0" w:color="auto"/>
        <w:right w:val="none" w:sz="0" w:space="0" w:color="auto"/>
      </w:divBdr>
    </w:div>
    <w:div w:id="794563950">
      <w:bodyDiv w:val="1"/>
      <w:marLeft w:val="0"/>
      <w:marRight w:val="0"/>
      <w:marTop w:val="0"/>
      <w:marBottom w:val="0"/>
      <w:divBdr>
        <w:top w:val="none" w:sz="0" w:space="0" w:color="auto"/>
        <w:left w:val="none" w:sz="0" w:space="0" w:color="auto"/>
        <w:bottom w:val="none" w:sz="0" w:space="0" w:color="auto"/>
        <w:right w:val="none" w:sz="0" w:space="0" w:color="auto"/>
      </w:divBdr>
    </w:div>
    <w:div w:id="801846846">
      <w:bodyDiv w:val="1"/>
      <w:marLeft w:val="0"/>
      <w:marRight w:val="0"/>
      <w:marTop w:val="0"/>
      <w:marBottom w:val="0"/>
      <w:divBdr>
        <w:top w:val="none" w:sz="0" w:space="0" w:color="auto"/>
        <w:left w:val="none" w:sz="0" w:space="0" w:color="auto"/>
        <w:bottom w:val="none" w:sz="0" w:space="0" w:color="auto"/>
        <w:right w:val="none" w:sz="0" w:space="0" w:color="auto"/>
      </w:divBdr>
    </w:div>
    <w:div w:id="847452110">
      <w:bodyDiv w:val="1"/>
      <w:marLeft w:val="0"/>
      <w:marRight w:val="0"/>
      <w:marTop w:val="0"/>
      <w:marBottom w:val="0"/>
      <w:divBdr>
        <w:top w:val="none" w:sz="0" w:space="0" w:color="auto"/>
        <w:left w:val="none" w:sz="0" w:space="0" w:color="auto"/>
        <w:bottom w:val="none" w:sz="0" w:space="0" w:color="auto"/>
        <w:right w:val="none" w:sz="0" w:space="0" w:color="auto"/>
      </w:divBdr>
    </w:div>
    <w:div w:id="866138115">
      <w:bodyDiv w:val="1"/>
      <w:marLeft w:val="0"/>
      <w:marRight w:val="0"/>
      <w:marTop w:val="0"/>
      <w:marBottom w:val="0"/>
      <w:divBdr>
        <w:top w:val="none" w:sz="0" w:space="0" w:color="auto"/>
        <w:left w:val="none" w:sz="0" w:space="0" w:color="auto"/>
        <w:bottom w:val="none" w:sz="0" w:space="0" w:color="auto"/>
        <w:right w:val="none" w:sz="0" w:space="0" w:color="auto"/>
      </w:divBdr>
      <w:divsChild>
        <w:div w:id="172502991">
          <w:marLeft w:val="0"/>
          <w:marRight w:val="0"/>
          <w:marTop w:val="120"/>
          <w:marBottom w:val="120"/>
          <w:divBdr>
            <w:top w:val="none" w:sz="0" w:space="0" w:color="auto"/>
            <w:left w:val="none" w:sz="0" w:space="0" w:color="auto"/>
            <w:bottom w:val="none" w:sz="0" w:space="0" w:color="auto"/>
            <w:right w:val="none" w:sz="0" w:space="0" w:color="auto"/>
          </w:divBdr>
        </w:div>
        <w:div w:id="279263769">
          <w:marLeft w:val="720"/>
          <w:marRight w:val="0"/>
          <w:marTop w:val="120"/>
          <w:marBottom w:val="120"/>
          <w:divBdr>
            <w:top w:val="none" w:sz="0" w:space="0" w:color="auto"/>
            <w:left w:val="none" w:sz="0" w:space="0" w:color="auto"/>
            <w:bottom w:val="none" w:sz="0" w:space="0" w:color="auto"/>
            <w:right w:val="none" w:sz="0" w:space="0" w:color="auto"/>
          </w:divBdr>
        </w:div>
        <w:div w:id="344286408">
          <w:marLeft w:val="0"/>
          <w:marRight w:val="0"/>
          <w:marTop w:val="120"/>
          <w:marBottom w:val="120"/>
          <w:divBdr>
            <w:top w:val="none" w:sz="0" w:space="0" w:color="auto"/>
            <w:left w:val="none" w:sz="0" w:space="0" w:color="auto"/>
            <w:bottom w:val="none" w:sz="0" w:space="0" w:color="auto"/>
            <w:right w:val="none" w:sz="0" w:space="0" w:color="auto"/>
          </w:divBdr>
        </w:div>
        <w:div w:id="1153444578">
          <w:marLeft w:val="720"/>
          <w:marRight w:val="0"/>
          <w:marTop w:val="120"/>
          <w:marBottom w:val="120"/>
          <w:divBdr>
            <w:top w:val="none" w:sz="0" w:space="0" w:color="auto"/>
            <w:left w:val="none" w:sz="0" w:space="0" w:color="auto"/>
            <w:bottom w:val="none" w:sz="0" w:space="0" w:color="auto"/>
            <w:right w:val="none" w:sz="0" w:space="0" w:color="auto"/>
          </w:divBdr>
        </w:div>
        <w:div w:id="1369648333">
          <w:marLeft w:val="0"/>
          <w:marRight w:val="0"/>
          <w:marTop w:val="120"/>
          <w:marBottom w:val="120"/>
          <w:divBdr>
            <w:top w:val="none" w:sz="0" w:space="0" w:color="auto"/>
            <w:left w:val="none" w:sz="0" w:space="0" w:color="auto"/>
            <w:bottom w:val="none" w:sz="0" w:space="0" w:color="auto"/>
            <w:right w:val="none" w:sz="0" w:space="0" w:color="auto"/>
          </w:divBdr>
        </w:div>
        <w:div w:id="1614090578">
          <w:marLeft w:val="720"/>
          <w:marRight w:val="0"/>
          <w:marTop w:val="120"/>
          <w:marBottom w:val="120"/>
          <w:divBdr>
            <w:top w:val="none" w:sz="0" w:space="0" w:color="auto"/>
            <w:left w:val="none" w:sz="0" w:space="0" w:color="auto"/>
            <w:bottom w:val="none" w:sz="0" w:space="0" w:color="auto"/>
            <w:right w:val="none" w:sz="0" w:space="0" w:color="auto"/>
          </w:divBdr>
        </w:div>
      </w:divsChild>
    </w:div>
    <w:div w:id="887763534">
      <w:bodyDiv w:val="1"/>
      <w:marLeft w:val="0"/>
      <w:marRight w:val="0"/>
      <w:marTop w:val="0"/>
      <w:marBottom w:val="0"/>
      <w:divBdr>
        <w:top w:val="none" w:sz="0" w:space="0" w:color="auto"/>
        <w:left w:val="none" w:sz="0" w:space="0" w:color="auto"/>
        <w:bottom w:val="none" w:sz="0" w:space="0" w:color="auto"/>
        <w:right w:val="none" w:sz="0" w:space="0" w:color="auto"/>
      </w:divBdr>
    </w:div>
    <w:div w:id="928663499">
      <w:bodyDiv w:val="1"/>
      <w:marLeft w:val="0"/>
      <w:marRight w:val="0"/>
      <w:marTop w:val="0"/>
      <w:marBottom w:val="0"/>
      <w:divBdr>
        <w:top w:val="none" w:sz="0" w:space="0" w:color="auto"/>
        <w:left w:val="none" w:sz="0" w:space="0" w:color="auto"/>
        <w:bottom w:val="none" w:sz="0" w:space="0" w:color="auto"/>
        <w:right w:val="none" w:sz="0" w:space="0" w:color="auto"/>
      </w:divBdr>
    </w:div>
    <w:div w:id="1042554915">
      <w:bodyDiv w:val="1"/>
      <w:marLeft w:val="0"/>
      <w:marRight w:val="0"/>
      <w:marTop w:val="0"/>
      <w:marBottom w:val="0"/>
      <w:divBdr>
        <w:top w:val="none" w:sz="0" w:space="0" w:color="auto"/>
        <w:left w:val="none" w:sz="0" w:space="0" w:color="auto"/>
        <w:bottom w:val="none" w:sz="0" w:space="0" w:color="auto"/>
        <w:right w:val="none" w:sz="0" w:space="0" w:color="auto"/>
      </w:divBdr>
    </w:div>
    <w:div w:id="1120339258">
      <w:bodyDiv w:val="1"/>
      <w:marLeft w:val="0"/>
      <w:marRight w:val="0"/>
      <w:marTop w:val="0"/>
      <w:marBottom w:val="0"/>
      <w:divBdr>
        <w:top w:val="none" w:sz="0" w:space="0" w:color="auto"/>
        <w:left w:val="none" w:sz="0" w:space="0" w:color="auto"/>
        <w:bottom w:val="none" w:sz="0" w:space="0" w:color="auto"/>
        <w:right w:val="none" w:sz="0" w:space="0" w:color="auto"/>
      </w:divBdr>
    </w:div>
    <w:div w:id="1142620332">
      <w:bodyDiv w:val="1"/>
      <w:marLeft w:val="0"/>
      <w:marRight w:val="0"/>
      <w:marTop w:val="0"/>
      <w:marBottom w:val="0"/>
      <w:divBdr>
        <w:top w:val="none" w:sz="0" w:space="0" w:color="auto"/>
        <w:left w:val="none" w:sz="0" w:space="0" w:color="auto"/>
        <w:bottom w:val="none" w:sz="0" w:space="0" w:color="auto"/>
        <w:right w:val="none" w:sz="0" w:space="0" w:color="auto"/>
      </w:divBdr>
    </w:div>
    <w:div w:id="1187137678">
      <w:bodyDiv w:val="1"/>
      <w:marLeft w:val="0"/>
      <w:marRight w:val="0"/>
      <w:marTop w:val="0"/>
      <w:marBottom w:val="0"/>
      <w:divBdr>
        <w:top w:val="none" w:sz="0" w:space="0" w:color="auto"/>
        <w:left w:val="none" w:sz="0" w:space="0" w:color="auto"/>
        <w:bottom w:val="none" w:sz="0" w:space="0" w:color="auto"/>
        <w:right w:val="none" w:sz="0" w:space="0" w:color="auto"/>
      </w:divBdr>
    </w:div>
    <w:div w:id="1353217195">
      <w:bodyDiv w:val="1"/>
      <w:marLeft w:val="0"/>
      <w:marRight w:val="0"/>
      <w:marTop w:val="0"/>
      <w:marBottom w:val="0"/>
      <w:divBdr>
        <w:top w:val="none" w:sz="0" w:space="0" w:color="auto"/>
        <w:left w:val="none" w:sz="0" w:space="0" w:color="auto"/>
        <w:bottom w:val="none" w:sz="0" w:space="0" w:color="auto"/>
        <w:right w:val="none" w:sz="0" w:space="0" w:color="auto"/>
      </w:divBdr>
    </w:div>
    <w:div w:id="1464810460">
      <w:bodyDiv w:val="1"/>
      <w:marLeft w:val="0"/>
      <w:marRight w:val="0"/>
      <w:marTop w:val="0"/>
      <w:marBottom w:val="0"/>
      <w:divBdr>
        <w:top w:val="none" w:sz="0" w:space="0" w:color="auto"/>
        <w:left w:val="none" w:sz="0" w:space="0" w:color="auto"/>
        <w:bottom w:val="none" w:sz="0" w:space="0" w:color="auto"/>
        <w:right w:val="none" w:sz="0" w:space="0" w:color="auto"/>
      </w:divBdr>
    </w:div>
    <w:div w:id="1738553484">
      <w:bodyDiv w:val="1"/>
      <w:marLeft w:val="0"/>
      <w:marRight w:val="0"/>
      <w:marTop w:val="0"/>
      <w:marBottom w:val="0"/>
      <w:divBdr>
        <w:top w:val="none" w:sz="0" w:space="0" w:color="auto"/>
        <w:left w:val="none" w:sz="0" w:space="0" w:color="auto"/>
        <w:bottom w:val="none" w:sz="0" w:space="0" w:color="auto"/>
        <w:right w:val="none" w:sz="0" w:space="0" w:color="auto"/>
      </w:divBdr>
    </w:div>
    <w:div w:id="1851985195">
      <w:bodyDiv w:val="1"/>
      <w:marLeft w:val="0"/>
      <w:marRight w:val="0"/>
      <w:marTop w:val="0"/>
      <w:marBottom w:val="0"/>
      <w:divBdr>
        <w:top w:val="none" w:sz="0" w:space="0" w:color="auto"/>
        <w:left w:val="none" w:sz="0" w:space="0" w:color="auto"/>
        <w:bottom w:val="none" w:sz="0" w:space="0" w:color="auto"/>
        <w:right w:val="none" w:sz="0" w:space="0" w:color="auto"/>
      </w:divBdr>
    </w:div>
    <w:div w:id="1879470037">
      <w:bodyDiv w:val="1"/>
      <w:marLeft w:val="0"/>
      <w:marRight w:val="0"/>
      <w:marTop w:val="0"/>
      <w:marBottom w:val="0"/>
      <w:divBdr>
        <w:top w:val="none" w:sz="0" w:space="0" w:color="auto"/>
        <w:left w:val="none" w:sz="0" w:space="0" w:color="auto"/>
        <w:bottom w:val="none" w:sz="0" w:space="0" w:color="auto"/>
        <w:right w:val="none" w:sz="0" w:space="0" w:color="auto"/>
      </w:divBdr>
    </w:div>
    <w:div w:id="1924295985">
      <w:bodyDiv w:val="1"/>
      <w:marLeft w:val="0"/>
      <w:marRight w:val="0"/>
      <w:marTop w:val="0"/>
      <w:marBottom w:val="0"/>
      <w:divBdr>
        <w:top w:val="none" w:sz="0" w:space="0" w:color="auto"/>
        <w:left w:val="none" w:sz="0" w:space="0" w:color="auto"/>
        <w:bottom w:val="none" w:sz="0" w:space="0" w:color="auto"/>
        <w:right w:val="none" w:sz="0" w:space="0" w:color="auto"/>
      </w:divBdr>
      <w:divsChild>
        <w:div w:id="331298336">
          <w:marLeft w:val="0"/>
          <w:marRight w:val="0"/>
          <w:marTop w:val="0"/>
          <w:marBottom w:val="0"/>
          <w:divBdr>
            <w:top w:val="single" w:sz="36" w:space="0" w:color="075290"/>
            <w:left w:val="none" w:sz="0" w:space="0" w:color="auto"/>
            <w:bottom w:val="none" w:sz="0" w:space="0" w:color="auto"/>
            <w:right w:val="none" w:sz="0" w:space="0" w:color="auto"/>
          </w:divBdr>
          <w:divsChild>
            <w:div w:id="122894163">
              <w:marLeft w:val="0"/>
              <w:marRight w:val="0"/>
              <w:marTop w:val="0"/>
              <w:marBottom w:val="0"/>
              <w:divBdr>
                <w:top w:val="none" w:sz="0" w:space="0" w:color="auto"/>
                <w:left w:val="none" w:sz="0" w:space="0" w:color="auto"/>
                <w:bottom w:val="none" w:sz="0" w:space="0" w:color="auto"/>
                <w:right w:val="none" w:sz="0" w:space="0" w:color="auto"/>
              </w:divBdr>
              <w:divsChild>
                <w:div w:id="730078157">
                  <w:marLeft w:val="0"/>
                  <w:marRight w:val="0"/>
                  <w:marTop w:val="150"/>
                  <w:marBottom w:val="0"/>
                  <w:divBdr>
                    <w:top w:val="none" w:sz="0" w:space="0" w:color="auto"/>
                    <w:left w:val="none" w:sz="0" w:space="0" w:color="auto"/>
                    <w:bottom w:val="none" w:sz="0" w:space="0" w:color="auto"/>
                    <w:right w:val="none" w:sz="0" w:space="0" w:color="auto"/>
                  </w:divBdr>
                  <w:divsChild>
                    <w:div w:id="1122922241">
                      <w:marLeft w:val="-150"/>
                      <w:marRight w:val="0"/>
                      <w:marTop w:val="0"/>
                      <w:marBottom w:val="0"/>
                      <w:divBdr>
                        <w:top w:val="none" w:sz="0" w:space="0" w:color="auto"/>
                        <w:left w:val="none" w:sz="0" w:space="0" w:color="auto"/>
                        <w:bottom w:val="none" w:sz="0" w:space="0" w:color="auto"/>
                        <w:right w:val="none" w:sz="0" w:space="0" w:color="auto"/>
                      </w:divBdr>
                      <w:divsChild>
                        <w:div w:id="58748146">
                          <w:marLeft w:val="0"/>
                          <w:marRight w:val="0"/>
                          <w:marTop w:val="0"/>
                          <w:marBottom w:val="0"/>
                          <w:divBdr>
                            <w:top w:val="none" w:sz="0" w:space="0" w:color="auto"/>
                            <w:left w:val="none" w:sz="0" w:space="0" w:color="auto"/>
                            <w:bottom w:val="none" w:sz="0" w:space="0" w:color="auto"/>
                            <w:right w:val="none" w:sz="0" w:space="0" w:color="auto"/>
                          </w:divBdr>
                          <w:divsChild>
                            <w:div w:id="1718620669">
                              <w:marLeft w:val="0"/>
                              <w:marRight w:val="0"/>
                              <w:marTop w:val="0"/>
                              <w:marBottom w:val="0"/>
                              <w:divBdr>
                                <w:top w:val="none" w:sz="0" w:space="0" w:color="auto"/>
                                <w:left w:val="none" w:sz="0" w:space="0" w:color="auto"/>
                                <w:bottom w:val="none" w:sz="0" w:space="0" w:color="auto"/>
                                <w:right w:val="none" w:sz="0" w:space="0" w:color="auto"/>
                              </w:divBdr>
                            </w:div>
                            <w:div w:id="709694146">
                              <w:marLeft w:val="0"/>
                              <w:marRight w:val="0"/>
                              <w:marTop w:val="0"/>
                              <w:marBottom w:val="0"/>
                              <w:divBdr>
                                <w:top w:val="none" w:sz="0" w:space="0" w:color="auto"/>
                                <w:left w:val="none" w:sz="0" w:space="0" w:color="auto"/>
                                <w:bottom w:val="none" w:sz="0" w:space="0" w:color="auto"/>
                                <w:right w:val="none" w:sz="0" w:space="0" w:color="auto"/>
                              </w:divBdr>
                            </w:div>
                            <w:div w:id="897477701">
                              <w:marLeft w:val="0"/>
                              <w:marRight w:val="0"/>
                              <w:marTop w:val="0"/>
                              <w:marBottom w:val="0"/>
                              <w:divBdr>
                                <w:top w:val="none" w:sz="0" w:space="0" w:color="auto"/>
                                <w:left w:val="none" w:sz="0" w:space="0" w:color="auto"/>
                                <w:bottom w:val="none" w:sz="0" w:space="0" w:color="auto"/>
                                <w:right w:val="none" w:sz="0" w:space="0" w:color="auto"/>
                              </w:divBdr>
                            </w:div>
                            <w:div w:id="864946101">
                              <w:marLeft w:val="0"/>
                              <w:marRight w:val="0"/>
                              <w:marTop w:val="0"/>
                              <w:marBottom w:val="0"/>
                              <w:divBdr>
                                <w:top w:val="none" w:sz="0" w:space="0" w:color="auto"/>
                                <w:left w:val="none" w:sz="0" w:space="0" w:color="auto"/>
                                <w:bottom w:val="none" w:sz="0" w:space="0" w:color="auto"/>
                                <w:right w:val="none" w:sz="0" w:space="0" w:color="auto"/>
                              </w:divBdr>
                            </w:div>
                            <w:div w:id="1042442547">
                              <w:marLeft w:val="0"/>
                              <w:marRight w:val="0"/>
                              <w:marTop w:val="0"/>
                              <w:marBottom w:val="0"/>
                              <w:divBdr>
                                <w:top w:val="none" w:sz="0" w:space="0" w:color="auto"/>
                                <w:left w:val="none" w:sz="0" w:space="0" w:color="auto"/>
                                <w:bottom w:val="none" w:sz="0" w:space="0" w:color="auto"/>
                                <w:right w:val="none" w:sz="0" w:space="0" w:color="auto"/>
                              </w:divBdr>
                            </w:div>
                            <w:div w:id="1650207715">
                              <w:marLeft w:val="0"/>
                              <w:marRight w:val="0"/>
                              <w:marTop w:val="0"/>
                              <w:marBottom w:val="0"/>
                              <w:divBdr>
                                <w:top w:val="none" w:sz="0" w:space="0" w:color="auto"/>
                                <w:left w:val="none" w:sz="0" w:space="0" w:color="auto"/>
                                <w:bottom w:val="none" w:sz="0" w:space="0" w:color="auto"/>
                                <w:right w:val="none" w:sz="0" w:space="0" w:color="auto"/>
                              </w:divBdr>
                            </w:div>
                            <w:div w:id="1248270549">
                              <w:marLeft w:val="0"/>
                              <w:marRight w:val="0"/>
                              <w:marTop w:val="0"/>
                              <w:marBottom w:val="0"/>
                              <w:divBdr>
                                <w:top w:val="none" w:sz="0" w:space="0" w:color="auto"/>
                                <w:left w:val="none" w:sz="0" w:space="0" w:color="auto"/>
                                <w:bottom w:val="none" w:sz="0" w:space="0" w:color="auto"/>
                                <w:right w:val="none" w:sz="0" w:space="0" w:color="auto"/>
                              </w:divBdr>
                            </w:div>
                            <w:div w:id="750196711">
                              <w:marLeft w:val="0"/>
                              <w:marRight w:val="0"/>
                              <w:marTop w:val="0"/>
                              <w:marBottom w:val="0"/>
                              <w:divBdr>
                                <w:top w:val="none" w:sz="0" w:space="0" w:color="auto"/>
                                <w:left w:val="none" w:sz="0" w:space="0" w:color="auto"/>
                                <w:bottom w:val="none" w:sz="0" w:space="0" w:color="auto"/>
                                <w:right w:val="none" w:sz="0" w:space="0" w:color="auto"/>
                              </w:divBdr>
                            </w:div>
                            <w:div w:id="309331296">
                              <w:marLeft w:val="0"/>
                              <w:marRight w:val="0"/>
                              <w:marTop w:val="0"/>
                              <w:marBottom w:val="0"/>
                              <w:divBdr>
                                <w:top w:val="none" w:sz="0" w:space="0" w:color="auto"/>
                                <w:left w:val="none" w:sz="0" w:space="0" w:color="auto"/>
                                <w:bottom w:val="none" w:sz="0" w:space="0" w:color="auto"/>
                                <w:right w:val="none" w:sz="0" w:space="0" w:color="auto"/>
                              </w:divBdr>
                            </w:div>
                            <w:div w:id="1172642518">
                              <w:marLeft w:val="0"/>
                              <w:marRight w:val="0"/>
                              <w:marTop w:val="0"/>
                              <w:marBottom w:val="0"/>
                              <w:divBdr>
                                <w:top w:val="none" w:sz="0" w:space="0" w:color="auto"/>
                                <w:left w:val="none" w:sz="0" w:space="0" w:color="auto"/>
                                <w:bottom w:val="none" w:sz="0" w:space="0" w:color="auto"/>
                                <w:right w:val="none" w:sz="0" w:space="0" w:color="auto"/>
                              </w:divBdr>
                            </w:div>
                            <w:div w:id="618027945">
                              <w:marLeft w:val="0"/>
                              <w:marRight w:val="0"/>
                              <w:marTop w:val="0"/>
                              <w:marBottom w:val="0"/>
                              <w:divBdr>
                                <w:top w:val="none" w:sz="0" w:space="0" w:color="auto"/>
                                <w:left w:val="none" w:sz="0" w:space="0" w:color="auto"/>
                                <w:bottom w:val="none" w:sz="0" w:space="0" w:color="auto"/>
                                <w:right w:val="none" w:sz="0" w:space="0" w:color="auto"/>
                              </w:divBdr>
                            </w:div>
                            <w:div w:id="223761445">
                              <w:marLeft w:val="0"/>
                              <w:marRight w:val="0"/>
                              <w:marTop w:val="0"/>
                              <w:marBottom w:val="0"/>
                              <w:divBdr>
                                <w:top w:val="none" w:sz="0" w:space="0" w:color="auto"/>
                                <w:left w:val="none" w:sz="0" w:space="0" w:color="auto"/>
                                <w:bottom w:val="none" w:sz="0" w:space="0" w:color="auto"/>
                                <w:right w:val="none" w:sz="0" w:space="0" w:color="auto"/>
                              </w:divBdr>
                            </w:div>
                            <w:div w:id="610475862">
                              <w:marLeft w:val="0"/>
                              <w:marRight w:val="0"/>
                              <w:marTop w:val="0"/>
                              <w:marBottom w:val="0"/>
                              <w:divBdr>
                                <w:top w:val="none" w:sz="0" w:space="0" w:color="auto"/>
                                <w:left w:val="none" w:sz="0" w:space="0" w:color="auto"/>
                                <w:bottom w:val="none" w:sz="0" w:space="0" w:color="auto"/>
                                <w:right w:val="none" w:sz="0" w:space="0" w:color="auto"/>
                              </w:divBdr>
                            </w:div>
                            <w:div w:id="956642664">
                              <w:marLeft w:val="0"/>
                              <w:marRight w:val="0"/>
                              <w:marTop w:val="0"/>
                              <w:marBottom w:val="0"/>
                              <w:divBdr>
                                <w:top w:val="none" w:sz="0" w:space="0" w:color="auto"/>
                                <w:left w:val="none" w:sz="0" w:space="0" w:color="auto"/>
                                <w:bottom w:val="none" w:sz="0" w:space="0" w:color="auto"/>
                                <w:right w:val="none" w:sz="0" w:space="0" w:color="auto"/>
                              </w:divBdr>
                            </w:div>
                            <w:div w:id="1882088549">
                              <w:marLeft w:val="0"/>
                              <w:marRight w:val="0"/>
                              <w:marTop w:val="0"/>
                              <w:marBottom w:val="0"/>
                              <w:divBdr>
                                <w:top w:val="none" w:sz="0" w:space="0" w:color="auto"/>
                                <w:left w:val="none" w:sz="0" w:space="0" w:color="auto"/>
                                <w:bottom w:val="none" w:sz="0" w:space="0" w:color="auto"/>
                                <w:right w:val="none" w:sz="0" w:space="0" w:color="auto"/>
                              </w:divBdr>
                            </w:div>
                            <w:div w:id="597448965">
                              <w:marLeft w:val="0"/>
                              <w:marRight w:val="0"/>
                              <w:marTop w:val="0"/>
                              <w:marBottom w:val="0"/>
                              <w:divBdr>
                                <w:top w:val="none" w:sz="0" w:space="0" w:color="auto"/>
                                <w:left w:val="none" w:sz="0" w:space="0" w:color="auto"/>
                                <w:bottom w:val="none" w:sz="0" w:space="0" w:color="auto"/>
                                <w:right w:val="none" w:sz="0" w:space="0" w:color="auto"/>
                              </w:divBdr>
                            </w:div>
                            <w:div w:id="762721209">
                              <w:marLeft w:val="0"/>
                              <w:marRight w:val="0"/>
                              <w:marTop w:val="0"/>
                              <w:marBottom w:val="0"/>
                              <w:divBdr>
                                <w:top w:val="none" w:sz="0" w:space="0" w:color="auto"/>
                                <w:left w:val="none" w:sz="0" w:space="0" w:color="auto"/>
                                <w:bottom w:val="none" w:sz="0" w:space="0" w:color="auto"/>
                                <w:right w:val="none" w:sz="0" w:space="0" w:color="auto"/>
                              </w:divBdr>
                            </w:div>
                            <w:div w:id="1254244201">
                              <w:marLeft w:val="0"/>
                              <w:marRight w:val="0"/>
                              <w:marTop w:val="0"/>
                              <w:marBottom w:val="0"/>
                              <w:divBdr>
                                <w:top w:val="none" w:sz="0" w:space="0" w:color="auto"/>
                                <w:left w:val="none" w:sz="0" w:space="0" w:color="auto"/>
                                <w:bottom w:val="none" w:sz="0" w:space="0" w:color="auto"/>
                                <w:right w:val="none" w:sz="0" w:space="0" w:color="auto"/>
                              </w:divBdr>
                            </w:div>
                            <w:div w:id="1177648027">
                              <w:marLeft w:val="0"/>
                              <w:marRight w:val="0"/>
                              <w:marTop w:val="0"/>
                              <w:marBottom w:val="0"/>
                              <w:divBdr>
                                <w:top w:val="none" w:sz="0" w:space="0" w:color="auto"/>
                                <w:left w:val="none" w:sz="0" w:space="0" w:color="auto"/>
                                <w:bottom w:val="none" w:sz="0" w:space="0" w:color="auto"/>
                                <w:right w:val="none" w:sz="0" w:space="0" w:color="auto"/>
                              </w:divBdr>
                            </w:div>
                            <w:div w:id="637876097">
                              <w:marLeft w:val="0"/>
                              <w:marRight w:val="0"/>
                              <w:marTop w:val="0"/>
                              <w:marBottom w:val="0"/>
                              <w:divBdr>
                                <w:top w:val="none" w:sz="0" w:space="0" w:color="auto"/>
                                <w:left w:val="none" w:sz="0" w:space="0" w:color="auto"/>
                                <w:bottom w:val="none" w:sz="0" w:space="0" w:color="auto"/>
                                <w:right w:val="none" w:sz="0" w:space="0" w:color="auto"/>
                              </w:divBdr>
                            </w:div>
                            <w:div w:id="1666930579">
                              <w:marLeft w:val="0"/>
                              <w:marRight w:val="0"/>
                              <w:marTop w:val="0"/>
                              <w:marBottom w:val="0"/>
                              <w:divBdr>
                                <w:top w:val="none" w:sz="0" w:space="0" w:color="auto"/>
                                <w:left w:val="none" w:sz="0" w:space="0" w:color="auto"/>
                                <w:bottom w:val="none" w:sz="0" w:space="0" w:color="auto"/>
                                <w:right w:val="none" w:sz="0" w:space="0" w:color="auto"/>
                              </w:divBdr>
                            </w:div>
                            <w:div w:id="862549380">
                              <w:marLeft w:val="0"/>
                              <w:marRight w:val="0"/>
                              <w:marTop w:val="0"/>
                              <w:marBottom w:val="0"/>
                              <w:divBdr>
                                <w:top w:val="none" w:sz="0" w:space="0" w:color="auto"/>
                                <w:left w:val="none" w:sz="0" w:space="0" w:color="auto"/>
                                <w:bottom w:val="none" w:sz="0" w:space="0" w:color="auto"/>
                                <w:right w:val="none" w:sz="0" w:space="0" w:color="auto"/>
                              </w:divBdr>
                            </w:div>
                            <w:div w:id="2142729301">
                              <w:marLeft w:val="0"/>
                              <w:marRight w:val="0"/>
                              <w:marTop w:val="0"/>
                              <w:marBottom w:val="0"/>
                              <w:divBdr>
                                <w:top w:val="none" w:sz="0" w:space="0" w:color="auto"/>
                                <w:left w:val="none" w:sz="0" w:space="0" w:color="auto"/>
                                <w:bottom w:val="none" w:sz="0" w:space="0" w:color="auto"/>
                                <w:right w:val="none" w:sz="0" w:space="0" w:color="auto"/>
                              </w:divBdr>
                            </w:div>
                            <w:div w:id="225579902">
                              <w:marLeft w:val="0"/>
                              <w:marRight w:val="0"/>
                              <w:marTop w:val="0"/>
                              <w:marBottom w:val="0"/>
                              <w:divBdr>
                                <w:top w:val="none" w:sz="0" w:space="0" w:color="auto"/>
                                <w:left w:val="none" w:sz="0" w:space="0" w:color="auto"/>
                                <w:bottom w:val="none" w:sz="0" w:space="0" w:color="auto"/>
                                <w:right w:val="none" w:sz="0" w:space="0" w:color="auto"/>
                              </w:divBdr>
                            </w:div>
                            <w:div w:id="1262451279">
                              <w:marLeft w:val="0"/>
                              <w:marRight w:val="0"/>
                              <w:marTop w:val="0"/>
                              <w:marBottom w:val="0"/>
                              <w:divBdr>
                                <w:top w:val="none" w:sz="0" w:space="0" w:color="auto"/>
                                <w:left w:val="none" w:sz="0" w:space="0" w:color="auto"/>
                                <w:bottom w:val="none" w:sz="0" w:space="0" w:color="auto"/>
                                <w:right w:val="none" w:sz="0" w:space="0" w:color="auto"/>
                              </w:divBdr>
                            </w:div>
                            <w:div w:id="1502886408">
                              <w:marLeft w:val="0"/>
                              <w:marRight w:val="0"/>
                              <w:marTop w:val="0"/>
                              <w:marBottom w:val="0"/>
                              <w:divBdr>
                                <w:top w:val="none" w:sz="0" w:space="0" w:color="auto"/>
                                <w:left w:val="none" w:sz="0" w:space="0" w:color="auto"/>
                                <w:bottom w:val="none" w:sz="0" w:space="0" w:color="auto"/>
                                <w:right w:val="none" w:sz="0" w:space="0" w:color="auto"/>
                              </w:divBdr>
                            </w:div>
                            <w:div w:id="1631980902">
                              <w:marLeft w:val="0"/>
                              <w:marRight w:val="0"/>
                              <w:marTop w:val="0"/>
                              <w:marBottom w:val="0"/>
                              <w:divBdr>
                                <w:top w:val="none" w:sz="0" w:space="0" w:color="auto"/>
                                <w:left w:val="none" w:sz="0" w:space="0" w:color="auto"/>
                                <w:bottom w:val="none" w:sz="0" w:space="0" w:color="auto"/>
                                <w:right w:val="none" w:sz="0" w:space="0" w:color="auto"/>
                              </w:divBdr>
                              <w:divsChild>
                                <w:div w:id="1839343201">
                                  <w:marLeft w:val="0"/>
                                  <w:marRight w:val="0"/>
                                  <w:marTop w:val="0"/>
                                  <w:marBottom w:val="0"/>
                                  <w:divBdr>
                                    <w:top w:val="none" w:sz="0" w:space="0" w:color="auto"/>
                                    <w:left w:val="none" w:sz="0" w:space="0" w:color="auto"/>
                                    <w:bottom w:val="none" w:sz="0" w:space="0" w:color="auto"/>
                                    <w:right w:val="none" w:sz="0" w:space="0" w:color="auto"/>
                                  </w:divBdr>
                                </w:div>
                                <w:div w:id="1282801723">
                                  <w:marLeft w:val="0"/>
                                  <w:marRight w:val="0"/>
                                  <w:marTop w:val="0"/>
                                  <w:marBottom w:val="0"/>
                                  <w:divBdr>
                                    <w:top w:val="single" w:sz="6" w:space="0" w:color="E5E5E5"/>
                                    <w:left w:val="single" w:sz="6" w:space="0" w:color="E5E5E5"/>
                                    <w:bottom w:val="single" w:sz="6" w:space="0" w:color="E5E5E5"/>
                                    <w:right w:val="single" w:sz="6" w:space="0" w:color="E5E5E5"/>
                                  </w:divBdr>
                                </w:div>
                              </w:divsChild>
                            </w:div>
                          </w:divsChild>
                        </w:div>
                        <w:div w:id="295910464">
                          <w:marLeft w:val="0"/>
                          <w:marRight w:val="0"/>
                          <w:marTop w:val="0"/>
                          <w:marBottom w:val="0"/>
                          <w:divBdr>
                            <w:top w:val="none" w:sz="0" w:space="0" w:color="auto"/>
                            <w:left w:val="none" w:sz="0" w:space="0" w:color="auto"/>
                            <w:bottom w:val="none" w:sz="0" w:space="0" w:color="auto"/>
                            <w:right w:val="none" w:sz="0" w:space="0" w:color="auto"/>
                          </w:divBdr>
                          <w:divsChild>
                            <w:div w:id="583995243">
                              <w:marLeft w:val="0"/>
                              <w:marRight w:val="0"/>
                              <w:marTop w:val="0"/>
                              <w:marBottom w:val="0"/>
                              <w:divBdr>
                                <w:top w:val="none" w:sz="0" w:space="0" w:color="auto"/>
                                <w:left w:val="none" w:sz="0" w:space="0" w:color="auto"/>
                                <w:bottom w:val="none" w:sz="0" w:space="0" w:color="auto"/>
                                <w:right w:val="none" w:sz="0" w:space="0" w:color="auto"/>
                              </w:divBdr>
                            </w:div>
                          </w:divsChild>
                        </w:div>
                        <w:div w:id="1717003069">
                          <w:marLeft w:val="0"/>
                          <w:marRight w:val="0"/>
                          <w:marTop w:val="0"/>
                          <w:marBottom w:val="0"/>
                          <w:divBdr>
                            <w:top w:val="none" w:sz="0" w:space="0" w:color="auto"/>
                            <w:left w:val="none" w:sz="0" w:space="0" w:color="auto"/>
                            <w:bottom w:val="none" w:sz="0" w:space="0" w:color="auto"/>
                            <w:right w:val="none" w:sz="0" w:space="0" w:color="auto"/>
                          </w:divBdr>
                          <w:divsChild>
                            <w:div w:id="414059570">
                              <w:marLeft w:val="0"/>
                              <w:marRight w:val="0"/>
                              <w:marTop w:val="0"/>
                              <w:marBottom w:val="0"/>
                              <w:divBdr>
                                <w:top w:val="none" w:sz="0" w:space="0" w:color="auto"/>
                                <w:left w:val="none" w:sz="0" w:space="0" w:color="auto"/>
                                <w:bottom w:val="none" w:sz="0" w:space="0" w:color="auto"/>
                                <w:right w:val="none" w:sz="0" w:space="0" w:color="auto"/>
                              </w:divBdr>
                              <w:divsChild>
                                <w:div w:id="192283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53398">
                          <w:marLeft w:val="0"/>
                          <w:marRight w:val="0"/>
                          <w:marTop w:val="0"/>
                          <w:marBottom w:val="150"/>
                          <w:divBdr>
                            <w:top w:val="none" w:sz="0" w:space="0" w:color="auto"/>
                            <w:left w:val="none" w:sz="0" w:space="0" w:color="auto"/>
                            <w:bottom w:val="none" w:sz="0" w:space="0" w:color="auto"/>
                            <w:right w:val="none" w:sz="0" w:space="0" w:color="auto"/>
                          </w:divBdr>
                          <w:divsChild>
                            <w:div w:id="1134370124">
                              <w:marLeft w:val="0"/>
                              <w:marRight w:val="0"/>
                              <w:marTop w:val="0"/>
                              <w:marBottom w:val="0"/>
                              <w:divBdr>
                                <w:top w:val="none" w:sz="0" w:space="0" w:color="auto"/>
                                <w:left w:val="none" w:sz="0" w:space="0" w:color="auto"/>
                                <w:bottom w:val="none" w:sz="0" w:space="0" w:color="auto"/>
                                <w:right w:val="none" w:sz="0" w:space="0" w:color="auto"/>
                              </w:divBdr>
                              <w:divsChild>
                                <w:div w:id="35473441">
                                  <w:marLeft w:val="-150"/>
                                  <w:marRight w:val="0"/>
                                  <w:marTop w:val="0"/>
                                  <w:marBottom w:val="0"/>
                                  <w:divBdr>
                                    <w:top w:val="none" w:sz="0" w:space="0" w:color="auto"/>
                                    <w:left w:val="none" w:sz="0" w:space="0" w:color="auto"/>
                                    <w:bottom w:val="none" w:sz="0" w:space="0" w:color="auto"/>
                                    <w:right w:val="none" w:sz="0" w:space="0" w:color="auto"/>
                                  </w:divBdr>
                                  <w:divsChild>
                                    <w:div w:id="1978216268">
                                      <w:marLeft w:val="0"/>
                                      <w:marRight w:val="0"/>
                                      <w:marTop w:val="0"/>
                                      <w:marBottom w:val="0"/>
                                      <w:divBdr>
                                        <w:top w:val="none" w:sz="0" w:space="0" w:color="auto"/>
                                        <w:left w:val="none" w:sz="0" w:space="0" w:color="auto"/>
                                        <w:bottom w:val="none" w:sz="0" w:space="0" w:color="auto"/>
                                        <w:right w:val="none" w:sz="0" w:space="0" w:color="auto"/>
                                      </w:divBdr>
                                      <w:divsChild>
                                        <w:div w:id="1195462191">
                                          <w:marLeft w:val="0"/>
                                          <w:marRight w:val="0"/>
                                          <w:marTop w:val="0"/>
                                          <w:marBottom w:val="0"/>
                                          <w:divBdr>
                                            <w:top w:val="none" w:sz="0" w:space="0" w:color="auto"/>
                                            <w:left w:val="none" w:sz="0" w:space="0" w:color="auto"/>
                                            <w:bottom w:val="none" w:sz="0" w:space="0" w:color="auto"/>
                                            <w:right w:val="none" w:sz="0" w:space="0" w:color="auto"/>
                                          </w:divBdr>
                                          <w:divsChild>
                                            <w:div w:id="188167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744486">
                          <w:marLeft w:val="0"/>
                          <w:marRight w:val="0"/>
                          <w:marTop w:val="0"/>
                          <w:marBottom w:val="0"/>
                          <w:divBdr>
                            <w:top w:val="none" w:sz="0" w:space="0" w:color="auto"/>
                            <w:left w:val="none" w:sz="0" w:space="0" w:color="auto"/>
                            <w:bottom w:val="none" w:sz="0" w:space="0" w:color="auto"/>
                            <w:right w:val="none" w:sz="0" w:space="0" w:color="auto"/>
                          </w:divBdr>
                          <w:divsChild>
                            <w:div w:id="235481808">
                              <w:marLeft w:val="0"/>
                              <w:marRight w:val="0"/>
                              <w:marTop w:val="0"/>
                              <w:marBottom w:val="0"/>
                              <w:divBdr>
                                <w:top w:val="none" w:sz="0" w:space="0" w:color="auto"/>
                                <w:left w:val="none" w:sz="0" w:space="0" w:color="auto"/>
                                <w:bottom w:val="none" w:sz="0" w:space="0" w:color="auto"/>
                                <w:right w:val="none" w:sz="0" w:space="0" w:color="auto"/>
                              </w:divBdr>
                              <w:divsChild>
                                <w:div w:id="577710930">
                                  <w:marLeft w:val="0"/>
                                  <w:marRight w:val="0"/>
                                  <w:marTop w:val="0"/>
                                  <w:marBottom w:val="0"/>
                                  <w:divBdr>
                                    <w:top w:val="none" w:sz="0" w:space="0" w:color="auto"/>
                                    <w:left w:val="none" w:sz="0" w:space="0" w:color="auto"/>
                                    <w:bottom w:val="none" w:sz="0" w:space="0" w:color="auto"/>
                                    <w:right w:val="none" w:sz="0" w:space="0" w:color="auto"/>
                                  </w:divBdr>
                                  <w:divsChild>
                                    <w:div w:id="35430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8212123">
      <w:bodyDiv w:val="1"/>
      <w:marLeft w:val="0"/>
      <w:marRight w:val="0"/>
      <w:marTop w:val="0"/>
      <w:marBottom w:val="0"/>
      <w:divBdr>
        <w:top w:val="none" w:sz="0" w:space="0" w:color="auto"/>
        <w:left w:val="none" w:sz="0" w:space="0" w:color="auto"/>
        <w:bottom w:val="none" w:sz="0" w:space="0" w:color="auto"/>
        <w:right w:val="none" w:sz="0" w:space="0" w:color="auto"/>
      </w:divBdr>
    </w:div>
    <w:div w:id="2097819525">
      <w:bodyDiv w:val="1"/>
      <w:marLeft w:val="0"/>
      <w:marRight w:val="0"/>
      <w:marTop w:val="0"/>
      <w:marBottom w:val="0"/>
      <w:divBdr>
        <w:top w:val="none" w:sz="0" w:space="0" w:color="auto"/>
        <w:left w:val="none" w:sz="0" w:space="0" w:color="auto"/>
        <w:bottom w:val="none" w:sz="0" w:space="0" w:color="auto"/>
        <w:right w:val="none" w:sz="0" w:space="0" w:color="auto"/>
      </w:divBdr>
    </w:div>
    <w:div w:id="2142141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1721F2-8D95-4233-951B-F6F5776A0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930</TotalTime>
  <Pages>14</Pages>
  <Words>1893</Words>
  <Characters>10416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SRA International</Company>
  <LinksUpToDate>false</LinksUpToDate>
  <CharactersWithSpaces>12285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 Hildebrandt</dc:creator>
  <cp:lastModifiedBy>Fatima Lopez Calzado</cp:lastModifiedBy>
  <cp:revision>59</cp:revision>
  <cp:lastPrinted>2017-10-05T20:02:00Z</cp:lastPrinted>
  <dcterms:created xsi:type="dcterms:W3CDTF">2017-10-09T14:51:00Z</dcterms:created>
  <dcterms:modified xsi:type="dcterms:W3CDTF">2019-01-15T15:59:00Z</dcterms:modified>
</cp:coreProperties>
</file>