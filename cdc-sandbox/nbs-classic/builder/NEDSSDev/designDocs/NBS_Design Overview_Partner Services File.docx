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1F1" w:rsidRDefault="004B51F1" w:rsidP="004B51F1">
      <w:pPr>
        <w:spacing w:before="25" w:line="250" w:lineRule="auto"/>
        <w:ind w:left="439" w:right="1991"/>
        <w:rPr>
          <w:rFonts w:ascii="Arial" w:eastAsia="Arial" w:hAnsi="Arial" w:cs="Arial"/>
          <w:b/>
          <w:bCs/>
          <w:color w:val="365F91" w:themeColor="accent1" w:themeShade="BF"/>
          <w:sz w:val="68"/>
          <w:szCs w:val="68"/>
        </w:rPr>
      </w:pPr>
      <w:bookmarkStart w:id="0" w:name="_GoBack"/>
      <w:bookmarkEnd w:id="0"/>
    </w:p>
    <w:p w:rsidR="00263440" w:rsidRDefault="004B51F1" w:rsidP="00263440">
      <w:pPr>
        <w:spacing w:before="25" w:after="0" w:line="250" w:lineRule="auto"/>
        <w:ind w:left="439" w:right="1991"/>
        <w:rPr>
          <w:rFonts w:ascii="Arial" w:eastAsia="Arial" w:hAnsi="Arial" w:cs="Arial"/>
          <w:b/>
          <w:bCs/>
          <w:color w:val="365F91" w:themeColor="accent1" w:themeShade="BF"/>
          <w:sz w:val="52"/>
          <w:szCs w:val="68"/>
        </w:rPr>
      </w:pPr>
      <w:r w:rsidRPr="00903450">
        <w:rPr>
          <w:rFonts w:ascii="Arial" w:eastAsia="Arial" w:hAnsi="Arial" w:cs="Arial"/>
          <w:b/>
          <w:bCs/>
          <w:color w:val="365F91" w:themeColor="accent1" w:themeShade="BF"/>
          <w:sz w:val="68"/>
          <w:szCs w:val="68"/>
        </w:rPr>
        <w:t>NEDSS</w:t>
      </w:r>
      <w:r w:rsidRPr="00903450">
        <w:rPr>
          <w:rFonts w:ascii="Arial" w:eastAsia="Arial" w:hAnsi="Arial" w:cs="Arial"/>
          <w:b/>
          <w:bCs/>
          <w:color w:val="365F91" w:themeColor="accent1" w:themeShade="BF"/>
          <w:spacing w:val="-30"/>
          <w:sz w:val="68"/>
          <w:szCs w:val="68"/>
        </w:rPr>
        <w:t xml:space="preserve"> </w:t>
      </w:r>
      <w:r w:rsidRPr="00903450">
        <w:rPr>
          <w:rFonts w:ascii="Arial" w:eastAsia="Arial" w:hAnsi="Arial" w:cs="Arial"/>
          <w:b/>
          <w:bCs/>
          <w:color w:val="365F91" w:themeColor="accent1" w:themeShade="BF"/>
          <w:sz w:val="68"/>
          <w:szCs w:val="68"/>
        </w:rPr>
        <w:t>Base</w:t>
      </w:r>
      <w:r w:rsidRPr="00903450">
        <w:rPr>
          <w:rFonts w:ascii="Arial" w:eastAsia="Arial" w:hAnsi="Arial" w:cs="Arial"/>
          <w:b/>
          <w:bCs/>
          <w:color w:val="365F91" w:themeColor="accent1" w:themeShade="BF"/>
          <w:spacing w:val="-30"/>
          <w:sz w:val="68"/>
          <w:szCs w:val="68"/>
        </w:rPr>
        <w:t xml:space="preserve"> </w:t>
      </w:r>
      <w:r w:rsidRPr="00903450">
        <w:rPr>
          <w:rFonts w:ascii="Arial" w:eastAsia="Arial" w:hAnsi="Arial" w:cs="Arial"/>
          <w:b/>
          <w:bCs/>
          <w:color w:val="365F91" w:themeColor="accent1" w:themeShade="BF"/>
          <w:sz w:val="68"/>
          <w:szCs w:val="68"/>
        </w:rPr>
        <w:t>System</w:t>
      </w:r>
      <w:r w:rsidRPr="00903450">
        <w:rPr>
          <w:rFonts w:ascii="Arial" w:eastAsia="Arial" w:hAnsi="Arial" w:cs="Arial"/>
          <w:b/>
          <w:bCs/>
          <w:color w:val="365F91" w:themeColor="accent1" w:themeShade="BF"/>
          <w:w w:val="99"/>
          <w:sz w:val="68"/>
          <w:szCs w:val="68"/>
        </w:rPr>
        <w:t xml:space="preserve"> </w:t>
      </w:r>
      <w:r w:rsidR="00263440">
        <w:rPr>
          <w:rFonts w:ascii="Arial" w:eastAsia="Arial" w:hAnsi="Arial" w:cs="Arial"/>
          <w:b/>
          <w:bCs/>
          <w:color w:val="365F91" w:themeColor="accent1" w:themeShade="BF"/>
          <w:sz w:val="52"/>
          <w:szCs w:val="68"/>
        </w:rPr>
        <w:t xml:space="preserve">Design Overview: </w:t>
      </w:r>
    </w:p>
    <w:p w:rsidR="00263440" w:rsidRDefault="00C07345" w:rsidP="00263440">
      <w:pPr>
        <w:spacing w:before="25" w:after="0" w:line="250" w:lineRule="auto"/>
        <w:ind w:left="439" w:right="1991"/>
        <w:rPr>
          <w:rFonts w:ascii="Arial" w:eastAsia="Arial" w:hAnsi="Arial" w:cs="Arial"/>
          <w:b/>
          <w:bCs/>
          <w:color w:val="365F91" w:themeColor="accent1" w:themeShade="BF"/>
          <w:sz w:val="52"/>
          <w:szCs w:val="68"/>
        </w:rPr>
      </w:pPr>
      <w:r>
        <w:rPr>
          <w:rFonts w:ascii="Arial" w:eastAsia="Arial" w:hAnsi="Arial" w:cs="Arial"/>
          <w:b/>
          <w:bCs/>
          <w:color w:val="365F91" w:themeColor="accent1" w:themeShade="BF"/>
          <w:sz w:val="52"/>
          <w:szCs w:val="68"/>
        </w:rPr>
        <w:t>Partner Service</w:t>
      </w:r>
      <w:r w:rsidR="00996884">
        <w:rPr>
          <w:rFonts w:ascii="Arial" w:eastAsia="Arial" w:hAnsi="Arial" w:cs="Arial"/>
          <w:b/>
          <w:bCs/>
          <w:color w:val="365F91" w:themeColor="accent1" w:themeShade="BF"/>
          <w:sz w:val="52"/>
          <w:szCs w:val="68"/>
        </w:rPr>
        <w:t>s</w:t>
      </w:r>
      <w:r>
        <w:rPr>
          <w:rFonts w:ascii="Arial" w:eastAsia="Arial" w:hAnsi="Arial" w:cs="Arial"/>
          <w:b/>
          <w:bCs/>
          <w:color w:val="365F91" w:themeColor="accent1" w:themeShade="BF"/>
          <w:sz w:val="52"/>
          <w:szCs w:val="68"/>
        </w:rPr>
        <w:t xml:space="preserve"> File</w:t>
      </w:r>
    </w:p>
    <w:p w:rsidR="004B51F1" w:rsidRPr="00903450" w:rsidRDefault="004B51F1" w:rsidP="004B51F1">
      <w:pPr>
        <w:spacing w:before="16" w:line="260" w:lineRule="exact"/>
        <w:rPr>
          <w:color w:val="365F91" w:themeColor="accent1" w:themeShade="BF"/>
          <w:sz w:val="26"/>
          <w:szCs w:val="26"/>
        </w:rPr>
      </w:pPr>
      <w:r>
        <w:rPr>
          <w:color w:val="365F91" w:themeColor="accent1" w:themeShade="BF"/>
          <w:sz w:val="26"/>
          <w:szCs w:val="26"/>
        </w:rPr>
        <w:t xml:space="preserve"> </w:t>
      </w:r>
    </w:p>
    <w:p w:rsidR="004B51F1" w:rsidRDefault="004B51F1" w:rsidP="004B51F1">
      <w:pPr>
        <w:spacing w:before="52"/>
        <w:ind w:left="439"/>
        <w:rPr>
          <w:rFonts w:ascii="Arial" w:eastAsia="Arial" w:hAnsi="Arial" w:cs="Arial"/>
          <w:b/>
          <w:bCs/>
          <w:color w:val="365F91" w:themeColor="accent1" w:themeShade="BF"/>
          <w:sz w:val="40"/>
          <w:szCs w:val="40"/>
        </w:rPr>
      </w:pPr>
      <w:r>
        <w:rPr>
          <w:rFonts w:ascii="Arial" w:eastAsia="Arial" w:hAnsi="Arial" w:cs="Arial"/>
          <w:b/>
          <w:bCs/>
          <w:color w:val="365F91" w:themeColor="accent1" w:themeShade="BF"/>
          <w:sz w:val="40"/>
          <w:szCs w:val="40"/>
        </w:rPr>
        <w:t>Rele</w:t>
      </w:r>
      <w:r>
        <w:rPr>
          <w:rFonts w:ascii="Arial" w:eastAsia="Arial" w:hAnsi="Arial" w:cs="Arial"/>
          <w:b/>
          <w:bCs/>
          <w:color w:val="365F91" w:themeColor="accent1" w:themeShade="BF"/>
          <w:spacing w:val="-3"/>
          <w:sz w:val="40"/>
          <w:szCs w:val="40"/>
        </w:rPr>
        <w:t>a</w:t>
      </w:r>
      <w:r>
        <w:rPr>
          <w:rFonts w:ascii="Arial" w:eastAsia="Arial" w:hAnsi="Arial" w:cs="Arial"/>
          <w:b/>
          <w:bCs/>
          <w:color w:val="365F91" w:themeColor="accent1" w:themeShade="BF"/>
          <w:sz w:val="40"/>
          <w:szCs w:val="40"/>
        </w:rPr>
        <w:t>se</w:t>
      </w:r>
      <w:r>
        <w:rPr>
          <w:rFonts w:ascii="Arial" w:eastAsia="Arial" w:hAnsi="Arial" w:cs="Arial"/>
          <w:b/>
          <w:bCs/>
          <w:color w:val="365F91" w:themeColor="accent1" w:themeShade="BF"/>
          <w:spacing w:val="1"/>
          <w:sz w:val="40"/>
          <w:szCs w:val="40"/>
        </w:rPr>
        <w:t xml:space="preserve"> </w:t>
      </w:r>
      <w:r w:rsidR="00C07345">
        <w:rPr>
          <w:rFonts w:ascii="Arial" w:eastAsia="Arial" w:hAnsi="Arial" w:cs="Arial"/>
          <w:b/>
          <w:bCs/>
          <w:color w:val="365F91" w:themeColor="accent1" w:themeShade="BF"/>
          <w:sz w:val="40"/>
          <w:szCs w:val="40"/>
        </w:rPr>
        <w:t>6.0</w:t>
      </w:r>
    </w:p>
    <w:p w:rsidR="004B51F1" w:rsidRDefault="00C07345" w:rsidP="004B51F1">
      <w:pPr>
        <w:spacing w:before="52"/>
        <w:ind w:left="439"/>
        <w:rPr>
          <w:rFonts w:ascii="Arial" w:eastAsia="Arial" w:hAnsi="Arial" w:cs="Arial"/>
          <w:b/>
          <w:bCs/>
          <w:color w:val="365F91" w:themeColor="accent1" w:themeShade="BF"/>
          <w:sz w:val="40"/>
          <w:szCs w:val="40"/>
        </w:rPr>
      </w:pPr>
      <w:r>
        <w:rPr>
          <w:rFonts w:ascii="Arial" w:eastAsia="Arial" w:hAnsi="Arial" w:cs="Arial"/>
          <w:b/>
          <w:bCs/>
          <w:color w:val="365F91" w:themeColor="accent1" w:themeShade="BF"/>
          <w:sz w:val="40"/>
          <w:szCs w:val="40"/>
        </w:rPr>
        <w:t>September 20, 2018</w:t>
      </w: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line="200" w:lineRule="exact"/>
        <w:rPr>
          <w:sz w:val="20"/>
          <w:szCs w:val="20"/>
        </w:rPr>
      </w:pPr>
    </w:p>
    <w:p w:rsidR="004B51F1" w:rsidRDefault="004B51F1" w:rsidP="004B51F1">
      <w:pPr>
        <w:spacing w:before="13" w:line="200" w:lineRule="exact"/>
        <w:rPr>
          <w:sz w:val="20"/>
          <w:szCs w:val="20"/>
        </w:rPr>
      </w:pPr>
    </w:p>
    <w:p w:rsidR="004B51F1" w:rsidRDefault="004B51F1" w:rsidP="004B51F1">
      <w:pPr>
        <w:spacing w:before="74"/>
        <w:ind w:left="2573"/>
        <w:rPr>
          <w:rFonts w:ascii="Arial" w:eastAsia="Arial" w:hAnsi="Arial" w:cs="Arial"/>
        </w:rPr>
      </w:pPr>
      <w:r>
        <w:rPr>
          <w:noProof/>
          <w:lang w:val="es-ES_tradnl" w:eastAsia="es-ES_tradnl"/>
        </w:rPr>
        <w:drawing>
          <wp:anchor distT="0" distB="0" distL="114300" distR="114300" simplePos="0" relativeHeight="251661312" behindDoc="1" locked="0" layoutInCell="1" allowOverlap="1" wp14:anchorId="68607DC4" wp14:editId="58C5B359">
            <wp:simplePos x="0" y="0"/>
            <wp:positionH relativeFrom="page">
              <wp:posOffset>1379855</wp:posOffset>
            </wp:positionH>
            <wp:positionV relativeFrom="paragraph">
              <wp:posOffset>-213995</wp:posOffset>
            </wp:positionV>
            <wp:extent cx="805815" cy="814705"/>
            <wp:effectExtent l="0" t="0" r="0" b="4445"/>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5815" cy="814705"/>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spacing w:val="-1"/>
        </w:rPr>
        <w:t>P</w:t>
      </w:r>
      <w:r>
        <w:rPr>
          <w:rFonts w:ascii="Arial" w:eastAsia="Arial" w:hAnsi="Arial" w:cs="Arial"/>
        </w:rPr>
        <w:t>re</w:t>
      </w:r>
      <w:r>
        <w:rPr>
          <w:rFonts w:ascii="Arial" w:eastAsia="Arial" w:hAnsi="Arial" w:cs="Arial"/>
          <w:spacing w:val="-1"/>
        </w:rPr>
        <w:t>p</w:t>
      </w:r>
      <w:r>
        <w:rPr>
          <w:rFonts w:ascii="Arial" w:eastAsia="Arial" w:hAnsi="Arial" w:cs="Arial"/>
        </w:rPr>
        <w:t>ared by:</w:t>
      </w:r>
    </w:p>
    <w:p w:rsidR="004B51F1" w:rsidRDefault="004B51F1" w:rsidP="004B51F1">
      <w:pPr>
        <w:spacing w:before="9" w:line="140" w:lineRule="exact"/>
        <w:rPr>
          <w:sz w:val="14"/>
          <w:szCs w:val="14"/>
        </w:rPr>
      </w:pPr>
    </w:p>
    <w:p w:rsidR="004B51F1" w:rsidRDefault="004B51F1" w:rsidP="004B51F1">
      <w:pPr>
        <w:ind w:left="2573"/>
        <w:rPr>
          <w:rFonts w:ascii="Arial" w:eastAsia="Arial" w:hAnsi="Arial" w:cs="Arial"/>
          <w:sz w:val="26"/>
          <w:szCs w:val="26"/>
        </w:rPr>
      </w:pPr>
      <w:r>
        <w:rPr>
          <w:rFonts w:ascii="Arial" w:eastAsia="Arial" w:hAnsi="Arial" w:cs="Arial"/>
          <w:b/>
          <w:bCs/>
          <w:sz w:val="26"/>
          <w:szCs w:val="26"/>
        </w:rPr>
        <w:t>U.S.</w:t>
      </w:r>
      <w:r>
        <w:rPr>
          <w:rFonts w:ascii="Arial" w:eastAsia="Arial" w:hAnsi="Arial" w:cs="Arial"/>
          <w:b/>
          <w:bCs/>
          <w:spacing w:val="-10"/>
          <w:sz w:val="26"/>
          <w:szCs w:val="26"/>
        </w:rPr>
        <w:t xml:space="preserve"> </w:t>
      </w:r>
      <w:r>
        <w:rPr>
          <w:rFonts w:ascii="Arial" w:eastAsia="Arial" w:hAnsi="Arial" w:cs="Arial"/>
          <w:b/>
          <w:bCs/>
          <w:sz w:val="26"/>
          <w:szCs w:val="26"/>
        </w:rPr>
        <w:t>De</w:t>
      </w:r>
      <w:r>
        <w:rPr>
          <w:rFonts w:ascii="Arial" w:eastAsia="Arial" w:hAnsi="Arial" w:cs="Arial"/>
          <w:b/>
          <w:bCs/>
          <w:spacing w:val="1"/>
          <w:sz w:val="26"/>
          <w:szCs w:val="26"/>
        </w:rPr>
        <w:t>p</w:t>
      </w:r>
      <w:r>
        <w:rPr>
          <w:rFonts w:ascii="Arial" w:eastAsia="Arial" w:hAnsi="Arial" w:cs="Arial"/>
          <w:b/>
          <w:bCs/>
          <w:sz w:val="26"/>
          <w:szCs w:val="26"/>
        </w:rPr>
        <w:t>art</w:t>
      </w:r>
      <w:r>
        <w:rPr>
          <w:rFonts w:ascii="Arial" w:eastAsia="Arial" w:hAnsi="Arial" w:cs="Arial"/>
          <w:b/>
          <w:bCs/>
          <w:spacing w:val="1"/>
          <w:sz w:val="26"/>
          <w:szCs w:val="26"/>
        </w:rPr>
        <w:t>m</w:t>
      </w:r>
      <w:r>
        <w:rPr>
          <w:rFonts w:ascii="Arial" w:eastAsia="Arial" w:hAnsi="Arial" w:cs="Arial"/>
          <w:b/>
          <w:bCs/>
          <w:sz w:val="26"/>
          <w:szCs w:val="26"/>
        </w:rPr>
        <w:t>ent</w:t>
      </w:r>
      <w:r>
        <w:rPr>
          <w:rFonts w:ascii="Arial" w:eastAsia="Arial" w:hAnsi="Arial" w:cs="Arial"/>
          <w:b/>
          <w:bCs/>
          <w:spacing w:val="-10"/>
          <w:sz w:val="26"/>
          <w:szCs w:val="26"/>
        </w:rPr>
        <w:t xml:space="preserve"> </w:t>
      </w:r>
      <w:r>
        <w:rPr>
          <w:rFonts w:ascii="Arial" w:eastAsia="Arial" w:hAnsi="Arial" w:cs="Arial"/>
          <w:b/>
          <w:bCs/>
          <w:sz w:val="26"/>
          <w:szCs w:val="26"/>
        </w:rPr>
        <w:t>of</w:t>
      </w:r>
      <w:r>
        <w:rPr>
          <w:rFonts w:ascii="Arial" w:eastAsia="Arial" w:hAnsi="Arial" w:cs="Arial"/>
          <w:b/>
          <w:bCs/>
          <w:spacing w:val="-8"/>
          <w:sz w:val="26"/>
          <w:szCs w:val="26"/>
        </w:rPr>
        <w:t xml:space="preserve"> </w:t>
      </w:r>
      <w:r>
        <w:rPr>
          <w:rFonts w:ascii="Arial" w:eastAsia="Arial" w:hAnsi="Arial" w:cs="Arial"/>
          <w:b/>
          <w:bCs/>
          <w:sz w:val="26"/>
          <w:szCs w:val="26"/>
        </w:rPr>
        <w:t>Health</w:t>
      </w:r>
      <w:r>
        <w:rPr>
          <w:rFonts w:ascii="Arial" w:eastAsia="Arial" w:hAnsi="Arial" w:cs="Arial"/>
          <w:b/>
          <w:bCs/>
          <w:spacing w:val="-10"/>
          <w:sz w:val="26"/>
          <w:szCs w:val="26"/>
        </w:rPr>
        <w:t xml:space="preserve"> </w:t>
      </w:r>
      <w:r>
        <w:rPr>
          <w:rFonts w:ascii="Arial" w:eastAsia="Arial" w:hAnsi="Arial" w:cs="Arial"/>
          <w:b/>
          <w:bCs/>
          <w:spacing w:val="1"/>
          <w:sz w:val="26"/>
          <w:szCs w:val="26"/>
        </w:rPr>
        <w:t>a</w:t>
      </w:r>
      <w:r>
        <w:rPr>
          <w:rFonts w:ascii="Arial" w:eastAsia="Arial" w:hAnsi="Arial" w:cs="Arial"/>
          <w:b/>
          <w:bCs/>
          <w:sz w:val="26"/>
          <w:szCs w:val="26"/>
        </w:rPr>
        <w:t>nd</w:t>
      </w:r>
      <w:r>
        <w:rPr>
          <w:rFonts w:ascii="Arial" w:eastAsia="Arial" w:hAnsi="Arial" w:cs="Arial"/>
          <w:b/>
          <w:bCs/>
          <w:spacing w:val="-10"/>
          <w:sz w:val="26"/>
          <w:szCs w:val="26"/>
        </w:rPr>
        <w:t xml:space="preserve"> </w:t>
      </w:r>
      <w:r>
        <w:rPr>
          <w:rFonts w:ascii="Arial" w:eastAsia="Arial" w:hAnsi="Arial" w:cs="Arial"/>
          <w:b/>
          <w:bCs/>
          <w:sz w:val="26"/>
          <w:szCs w:val="26"/>
        </w:rPr>
        <w:t>H</w:t>
      </w:r>
      <w:r>
        <w:rPr>
          <w:rFonts w:ascii="Arial" w:eastAsia="Arial" w:hAnsi="Arial" w:cs="Arial"/>
          <w:b/>
          <w:bCs/>
          <w:spacing w:val="1"/>
          <w:sz w:val="26"/>
          <w:szCs w:val="26"/>
        </w:rPr>
        <w:t>u</w:t>
      </w:r>
      <w:r>
        <w:rPr>
          <w:rFonts w:ascii="Arial" w:eastAsia="Arial" w:hAnsi="Arial" w:cs="Arial"/>
          <w:b/>
          <w:bCs/>
          <w:sz w:val="26"/>
          <w:szCs w:val="26"/>
        </w:rPr>
        <w:t>man</w:t>
      </w:r>
      <w:r>
        <w:rPr>
          <w:rFonts w:ascii="Arial" w:eastAsia="Arial" w:hAnsi="Arial" w:cs="Arial"/>
          <w:b/>
          <w:bCs/>
          <w:spacing w:val="-9"/>
          <w:sz w:val="26"/>
          <w:szCs w:val="26"/>
        </w:rPr>
        <w:t xml:space="preserve"> </w:t>
      </w:r>
      <w:r>
        <w:rPr>
          <w:rFonts w:ascii="Arial" w:eastAsia="Arial" w:hAnsi="Arial" w:cs="Arial"/>
          <w:b/>
          <w:bCs/>
          <w:sz w:val="26"/>
          <w:szCs w:val="26"/>
        </w:rPr>
        <w:t>Se</w:t>
      </w:r>
      <w:r>
        <w:rPr>
          <w:rFonts w:ascii="Arial" w:eastAsia="Arial" w:hAnsi="Arial" w:cs="Arial"/>
          <w:b/>
          <w:bCs/>
          <w:spacing w:val="1"/>
          <w:sz w:val="26"/>
          <w:szCs w:val="26"/>
        </w:rPr>
        <w:t>r</w:t>
      </w:r>
      <w:r>
        <w:rPr>
          <w:rFonts w:ascii="Arial" w:eastAsia="Arial" w:hAnsi="Arial" w:cs="Arial"/>
          <w:b/>
          <w:bCs/>
          <w:spacing w:val="-3"/>
          <w:sz w:val="26"/>
          <w:szCs w:val="26"/>
        </w:rPr>
        <w:t>v</w:t>
      </w:r>
      <w:r>
        <w:rPr>
          <w:rFonts w:ascii="Arial" w:eastAsia="Arial" w:hAnsi="Arial" w:cs="Arial"/>
          <w:b/>
          <w:bCs/>
          <w:sz w:val="26"/>
          <w:szCs w:val="26"/>
        </w:rPr>
        <w:t>i</w:t>
      </w:r>
      <w:r>
        <w:rPr>
          <w:rFonts w:ascii="Arial" w:eastAsia="Arial" w:hAnsi="Arial" w:cs="Arial"/>
          <w:b/>
          <w:bCs/>
          <w:spacing w:val="1"/>
          <w:sz w:val="26"/>
          <w:szCs w:val="26"/>
        </w:rPr>
        <w:t>c</w:t>
      </w:r>
      <w:r>
        <w:rPr>
          <w:rFonts w:ascii="Arial" w:eastAsia="Arial" w:hAnsi="Arial" w:cs="Arial"/>
          <w:b/>
          <w:bCs/>
          <w:sz w:val="26"/>
          <w:szCs w:val="26"/>
        </w:rPr>
        <w:t>es</w:t>
      </w:r>
    </w:p>
    <w:p w:rsidR="004B51F1" w:rsidRDefault="004B51F1">
      <w:pPr>
        <w:rPr>
          <w:rFonts w:asciiTheme="majorHAnsi" w:eastAsiaTheme="majorEastAsia" w:hAnsiTheme="majorHAnsi" w:cstheme="majorBidi"/>
          <w:color w:val="17365D" w:themeColor="text2" w:themeShade="BF"/>
          <w:spacing w:val="5"/>
          <w:kern w:val="28"/>
          <w:sz w:val="52"/>
          <w:szCs w:val="52"/>
        </w:rPr>
      </w:pPr>
      <w:r>
        <w:br w:type="page"/>
      </w:r>
    </w:p>
    <w:p w:rsidR="004B51F1" w:rsidRPr="00615796" w:rsidRDefault="004B51F1" w:rsidP="004B51F1">
      <w:pPr>
        <w:jc w:val="center"/>
        <w:rPr>
          <w:b/>
          <w:color w:val="1F497D" w:themeColor="text2"/>
          <w:sz w:val="28"/>
        </w:rPr>
      </w:pPr>
      <w:r w:rsidRPr="00615796">
        <w:rPr>
          <w:b/>
          <w:color w:val="1F497D" w:themeColor="text2"/>
          <w:sz w:val="28"/>
        </w:rPr>
        <w:lastRenderedPageBreak/>
        <w:t>Version History</w:t>
      </w:r>
    </w:p>
    <w:tbl>
      <w:tblPr>
        <w:tblStyle w:val="LightList-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1419"/>
        <w:gridCol w:w="1185"/>
        <w:gridCol w:w="1211"/>
        <w:gridCol w:w="5605"/>
      </w:tblGrid>
      <w:tr w:rsidR="004B51F1" w:rsidRPr="005A4AA2" w:rsidTr="00C340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Pr>
          <w:p w:rsidR="004B51F1" w:rsidRPr="005A4AA2" w:rsidRDefault="004B51F1" w:rsidP="00C76921">
            <w:pPr>
              <w:pStyle w:val="tabletxt"/>
              <w:jc w:val="center"/>
              <w:rPr>
                <w:rFonts w:asciiTheme="minorHAnsi" w:hAnsiTheme="minorHAnsi"/>
              </w:rPr>
            </w:pPr>
            <w:r w:rsidRPr="005A4AA2">
              <w:rPr>
                <w:rFonts w:asciiTheme="minorHAnsi" w:hAnsiTheme="minorHAnsi"/>
              </w:rPr>
              <w:t>Version #</w:t>
            </w:r>
          </w:p>
        </w:tc>
        <w:tc>
          <w:tcPr>
            <w:tcW w:w="697"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Author</w:t>
            </w:r>
          </w:p>
        </w:tc>
        <w:tc>
          <w:tcPr>
            <w:tcW w:w="545"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Reviewed By</w:t>
            </w:r>
          </w:p>
        </w:tc>
        <w:tc>
          <w:tcPr>
            <w:tcW w:w="596"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Revision Date</w:t>
            </w:r>
          </w:p>
        </w:tc>
        <w:tc>
          <w:tcPr>
            <w:tcW w:w="2728" w:type="pct"/>
          </w:tcPr>
          <w:p w:rsidR="004B51F1" w:rsidRPr="005A4AA2" w:rsidRDefault="004B51F1" w:rsidP="00C76921">
            <w:pPr>
              <w:pStyle w:val="tabletxt"/>
              <w:jc w:val="cente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5A4AA2">
              <w:rPr>
                <w:rFonts w:asciiTheme="minorHAnsi" w:hAnsiTheme="minorHAnsi"/>
              </w:rPr>
              <w:t>Revision Notes</w:t>
            </w:r>
          </w:p>
        </w:tc>
      </w:tr>
      <w:tr w:rsidR="00925DAE" w:rsidRPr="005A4AA2" w:rsidTr="00C34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Borders>
              <w:top w:val="none" w:sz="0" w:space="0" w:color="auto"/>
              <w:left w:val="none" w:sz="0" w:space="0" w:color="auto"/>
              <w:bottom w:val="none" w:sz="0" w:space="0" w:color="auto"/>
            </w:tcBorders>
          </w:tcPr>
          <w:p w:rsidR="00925DAE" w:rsidRPr="00925DAE" w:rsidRDefault="00925DAE" w:rsidP="00C76921">
            <w:pPr>
              <w:rPr>
                <w:b w:val="0"/>
                <w:sz w:val="20"/>
                <w:szCs w:val="20"/>
              </w:rPr>
            </w:pPr>
            <w:r w:rsidRPr="00925DAE">
              <w:rPr>
                <w:b w:val="0"/>
                <w:sz w:val="20"/>
                <w:szCs w:val="20"/>
              </w:rPr>
              <w:t>1.0</w:t>
            </w:r>
          </w:p>
        </w:tc>
        <w:tc>
          <w:tcPr>
            <w:tcW w:w="697" w:type="pct"/>
            <w:tcBorders>
              <w:top w:val="none" w:sz="0" w:space="0" w:color="auto"/>
              <w:bottom w:val="none" w:sz="0" w:space="0" w:color="auto"/>
            </w:tcBorders>
          </w:tcPr>
          <w:p w:rsidR="00925DAE"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545" w:type="pct"/>
            <w:tcBorders>
              <w:top w:val="none" w:sz="0" w:space="0" w:color="auto"/>
              <w:bottom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596" w:type="pct"/>
            <w:tcBorders>
              <w:top w:val="none" w:sz="0" w:space="0" w:color="auto"/>
              <w:bottom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c>
          <w:tcPr>
            <w:tcW w:w="2728" w:type="pct"/>
            <w:tcBorders>
              <w:top w:val="none" w:sz="0" w:space="0" w:color="auto"/>
              <w:bottom w:val="none" w:sz="0" w:space="0" w:color="auto"/>
              <w:right w:val="none" w:sz="0" w:space="0" w:color="auto"/>
            </w:tcBorders>
          </w:tcPr>
          <w:p w:rsidR="00925DAE" w:rsidRPr="005A4AA2" w:rsidRDefault="00925DAE" w:rsidP="00C76921">
            <w:pPr>
              <w:cnfStyle w:val="000000100000" w:firstRow="0" w:lastRow="0" w:firstColumn="0" w:lastColumn="0" w:oddVBand="0" w:evenVBand="0" w:oddHBand="1" w:evenHBand="0" w:firstRowFirstColumn="0" w:firstRowLastColumn="0" w:lastRowFirstColumn="0" w:lastRowLastColumn="0"/>
              <w:rPr>
                <w:sz w:val="20"/>
                <w:szCs w:val="20"/>
              </w:rPr>
            </w:pPr>
          </w:p>
        </w:tc>
      </w:tr>
      <w:tr w:rsidR="00925DAE" w:rsidRPr="005A4AA2" w:rsidTr="00C3408B">
        <w:tc>
          <w:tcPr>
            <w:cnfStyle w:val="001000000000" w:firstRow="0" w:lastRow="0" w:firstColumn="1" w:lastColumn="0" w:oddVBand="0" w:evenVBand="0" w:oddHBand="0" w:evenHBand="0" w:firstRowFirstColumn="0" w:firstRowLastColumn="0" w:lastRowFirstColumn="0" w:lastRowLastColumn="0"/>
            <w:tcW w:w="433" w:type="pct"/>
          </w:tcPr>
          <w:p w:rsidR="00925DAE" w:rsidRPr="00925DAE" w:rsidRDefault="00925DAE" w:rsidP="00C76921">
            <w:pPr>
              <w:rPr>
                <w:b w:val="0"/>
                <w:sz w:val="20"/>
                <w:szCs w:val="20"/>
              </w:rPr>
            </w:pPr>
            <w:r w:rsidRPr="00925DAE">
              <w:rPr>
                <w:b w:val="0"/>
                <w:sz w:val="20"/>
                <w:szCs w:val="20"/>
              </w:rPr>
              <w:t>0.2</w:t>
            </w:r>
          </w:p>
        </w:tc>
        <w:tc>
          <w:tcPr>
            <w:tcW w:w="697" w:type="pct"/>
          </w:tcPr>
          <w:p w:rsidR="00925DAE" w:rsidRDefault="00925DAE" w:rsidP="00C76921">
            <w:pPr>
              <w:cnfStyle w:val="000000000000" w:firstRow="0" w:lastRow="0" w:firstColumn="0" w:lastColumn="0" w:oddVBand="0" w:evenVBand="0" w:oddHBand="0" w:evenHBand="0" w:firstRowFirstColumn="0" w:firstRowLastColumn="0" w:lastRowFirstColumn="0" w:lastRowLastColumn="0"/>
              <w:rPr>
                <w:sz w:val="20"/>
                <w:szCs w:val="20"/>
              </w:rPr>
            </w:pPr>
          </w:p>
        </w:tc>
        <w:tc>
          <w:tcPr>
            <w:tcW w:w="545" w:type="pct"/>
          </w:tcPr>
          <w:p w:rsidR="00925DAE" w:rsidRPr="005A4AA2" w:rsidRDefault="00925DAE" w:rsidP="00C76921">
            <w:pPr>
              <w:cnfStyle w:val="000000000000" w:firstRow="0" w:lastRow="0" w:firstColumn="0" w:lastColumn="0" w:oddVBand="0" w:evenVBand="0" w:oddHBand="0" w:evenHBand="0" w:firstRowFirstColumn="0" w:firstRowLastColumn="0" w:lastRowFirstColumn="0" w:lastRowLastColumn="0"/>
              <w:rPr>
                <w:sz w:val="20"/>
                <w:szCs w:val="20"/>
              </w:rPr>
            </w:pPr>
          </w:p>
        </w:tc>
        <w:tc>
          <w:tcPr>
            <w:tcW w:w="596" w:type="pct"/>
          </w:tcPr>
          <w:p w:rsidR="00925DAE" w:rsidRPr="005A4AA2" w:rsidRDefault="00925DAE" w:rsidP="00C76921">
            <w:pPr>
              <w:cnfStyle w:val="000000000000" w:firstRow="0" w:lastRow="0" w:firstColumn="0" w:lastColumn="0" w:oddVBand="0" w:evenVBand="0" w:oddHBand="0" w:evenHBand="0" w:firstRowFirstColumn="0" w:firstRowLastColumn="0" w:lastRowFirstColumn="0" w:lastRowLastColumn="0"/>
              <w:rPr>
                <w:sz w:val="20"/>
                <w:szCs w:val="20"/>
              </w:rPr>
            </w:pPr>
          </w:p>
        </w:tc>
        <w:tc>
          <w:tcPr>
            <w:tcW w:w="2728" w:type="pct"/>
          </w:tcPr>
          <w:p w:rsidR="00925DAE" w:rsidRPr="005A4AA2" w:rsidRDefault="00925DAE" w:rsidP="00925DAE">
            <w:pPr>
              <w:cnfStyle w:val="000000000000" w:firstRow="0" w:lastRow="0" w:firstColumn="0" w:lastColumn="0" w:oddVBand="0" w:evenVBand="0" w:oddHBand="0" w:evenHBand="0" w:firstRowFirstColumn="0" w:firstRowLastColumn="0" w:lastRowFirstColumn="0" w:lastRowLastColumn="0"/>
              <w:rPr>
                <w:sz w:val="20"/>
                <w:szCs w:val="20"/>
              </w:rPr>
            </w:pPr>
          </w:p>
        </w:tc>
      </w:tr>
      <w:tr w:rsidR="005A4AA2" w:rsidRPr="005A4AA2" w:rsidTr="00C340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3" w:type="pct"/>
            <w:tcBorders>
              <w:top w:val="none" w:sz="0" w:space="0" w:color="auto"/>
              <w:left w:val="none" w:sz="0" w:space="0" w:color="auto"/>
              <w:bottom w:val="none" w:sz="0" w:space="0" w:color="auto"/>
            </w:tcBorders>
          </w:tcPr>
          <w:p w:rsidR="005A4AA2" w:rsidRPr="005A4AA2" w:rsidRDefault="005A4AA2" w:rsidP="00C76921">
            <w:pPr>
              <w:rPr>
                <w:b w:val="0"/>
                <w:sz w:val="20"/>
                <w:szCs w:val="20"/>
              </w:rPr>
            </w:pPr>
            <w:r w:rsidRPr="005A4AA2">
              <w:rPr>
                <w:b w:val="0"/>
                <w:sz w:val="20"/>
                <w:szCs w:val="20"/>
              </w:rPr>
              <w:t>0.1</w:t>
            </w:r>
          </w:p>
        </w:tc>
        <w:tc>
          <w:tcPr>
            <w:tcW w:w="697" w:type="pct"/>
            <w:tcBorders>
              <w:top w:val="none" w:sz="0" w:space="0" w:color="auto"/>
              <w:bottom w:val="none" w:sz="0" w:space="0" w:color="auto"/>
            </w:tcBorders>
          </w:tcPr>
          <w:p w:rsidR="005A4AA2" w:rsidRPr="005A4AA2" w:rsidRDefault="00263440" w:rsidP="00C769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Fatima </w:t>
            </w:r>
            <w:r w:rsidR="00C07345">
              <w:rPr>
                <w:sz w:val="20"/>
                <w:szCs w:val="20"/>
              </w:rPr>
              <w:t xml:space="preserve">Lopez </w:t>
            </w:r>
            <w:r>
              <w:rPr>
                <w:sz w:val="20"/>
                <w:szCs w:val="20"/>
              </w:rPr>
              <w:t>Calzado</w:t>
            </w:r>
          </w:p>
        </w:tc>
        <w:tc>
          <w:tcPr>
            <w:tcW w:w="545" w:type="pct"/>
            <w:tcBorders>
              <w:top w:val="none" w:sz="0" w:space="0" w:color="auto"/>
              <w:bottom w:val="none" w:sz="0" w:space="0" w:color="auto"/>
            </w:tcBorders>
          </w:tcPr>
          <w:p w:rsidR="005A4AA2" w:rsidRPr="005A4AA2" w:rsidRDefault="00D92763" w:rsidP="00C76921">
            <w:pPr>
              <w:cnfStyle w:val="000000100000" w:firstRow="0" w:lastRow="0" w:firstColumn="0" w:lastColumn="0" w:oddVBand="0" w:evenVBand="0" w:oddHBand="1" w:evenHBand="0" w:firstRowFirstColumn="0" w:firstRowLastColumn="0" w:lastRowFirstColumn="0" w:lastRowLastColumn="0"/>
              <w:rPr>
                <w:sz w:val="20"/>
                <w:szCs w:val="20"/>
              </w:rPr>
            </w:pPr>
            <w:ins w:id="1" w:author="Christi Hildebrandt" w:date="2018-09-27T18:42:00Z">
              <w:r>
                <w:rPr>
                  <w:sz w:val="20"/>
                  <w:szCs w:val="20"/>
                </w:rPr>
                <w:t>Christi Hildebrandt</w:t>
              </w:r>
            </w:ins>
          </w:p>
        </w:tc>
        <w:tc>
          <w:tcPr>
            <w:tcW w:w="596" w:type="pct"/>
            <w:tcBorders>
              <w:top w:val="none" w:sz="0" w:space="0" w:color="auto"/>
              <w:bottom w:val="none" w:sz="0" w:space="0" w:color="auto"/>
            </w:tcBorders>
          </w:tcPr>
          <w:p w:rsidR="005A4AA2" w:rsidRPr="005A4AA2" w:rsidRDefault="006073CC" w:rsidP="00C76921">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09/20</w:t>
            </w:r>
            <w:r w:rsidR="00C07345">
              <w:rPr>
                <w:sz w:val="20"/>
                <w:szCs w:val="20"/>
              </w:rPr>
              <w:t>/2018</w:t>
            </w:r>
          </w:p>
        </w:tc>
        <w:tc>
          <w:tcPr>
            <w:tcW w:w="2728" w:type="pct"/>
            <w:tcBorders>
              <w:top w:val="none" w:sz="0" w:space="0" w:color="auto"/>
              <w:bottom w:val="none" w:sz="0" w:space="0" w:color="auto"/>
              <w:right w:val="none" w:sz="0" w:space="0" w:color="auto"/>
            </w:tcBorders>
          </w:tcPr>
          <w:p w:rsidR="005A4AA2" w:rsidRPr="005A4AA2" w:rsidRDefault="00263440" w:rsidP="0026344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Initial version of this document.</w:t>
            </w:r>
          </w:p>
        </w:tc>
      </w:tr>
    </w:tbl>
    <w:p w:rsidR="004B51F1" w:rsidRDefault="004B51F1" w:rsidP="004B51F1"/>
    <w:p w:rsidR="00E13DBA" w:rsidRDefault="00E13DBA" w:rsidP="00E13DBA"/>
    <w:p w:rsidR="00E13DBA" w:rsidRDefault="00E13DBA">
      <w:r>
        <w:br w:type="page"/>
      </w:r>
    </w:p>
    <w:sdt>
      <w:sdtPr>
        <w:rPr>
          <w:rFonts w:asciiTheme="minorHAnsi" w:eastAsiaTheme="minorHAnsi" w:hAnsiTheme="minorHAnsi" w:cstheme="minorBidi"/>
          <w:b w:val="0"/>
          <w:bCs w:val="0"/>
          <w:color w:val="auto"/>
          <w:sz w:val="22"/>
          <w:szCs w:val="22"/>
          <w:lang w:eastAsia="en-US"/>
        </w:rPr>
        <w:id w:val="1512721889"/>
        <w:docPartObj>
          <w:docPartGallery w:val="Table of Contents"/>
          <w:docPartUnique/>
        </w:docPartObj>
      </w:sdtPr>
      <w:sdtEndPr>
        <w:rPr>
          <w:noProof/>
        </w:rPr>
      </w:sdtEndPr>
      <w:sdtContent>
        <w:p w:rsidR="009A5A09" w:rsidRDefault="009A5A09">
          <w:pPr>
            <w:pStyle w:val="TOCHeading"/>
          </w:pPr>
          <w:r>
            <w:t>Contents</w:t>
          </w:r>
        </w:p>
        <w:p w:rsidR="00EE168A" w:rsidRDefault="009A5A09">
          <w:pPr>
            <w:pStyle w:val="TOC1"/>
            <w:tabs>
              <w:tab w:val="left" w:pos="400"/>
              <w:tab w:val="right" w:leader="dot" w:pos="10070"/>
            </w:tabs>
            <w:rPr>
              <w:ins w:id="2" w:author="Fatima Lopez Calzado" w:date="2018-10-02T14:27:00Z"/>
              <w:rFonts w:eastAsiaTheme="minorEastAsia"/>
              <w:noProof/>
              <w:lang w:val="es-ES_tradnl" w:eastAsia="es-ES_tradnl"/>
            </w:rPr>
          </w:pPr>
          <w:r w:rsidRPr="002D2E3E">
            <w:rPr>
              <w:rPrChange w:id="3" w:author="Christi Hildebrandt" w:date="2018-09-27T18:39:00Z">
                <w:rPr>
                  <w:rFonts w:asciiTheme="majorHAnsi" w:hAnsiTheme="majorHAnsi"/>
                </w:rPr>
              </w:rPrChange>
            </w:rPr>
            <w:fldChar w:fldCharType="begin"/>
          </w:r>
          <w:r w:rsidRPr="002D2E3E">
            <w:rPr>
              <w:rPrChange w:id="4" w:author="Christi Hildebrandt" w:date="2018-09-27T18:39:00Z">
                <w:rPr>
                  <w:rFonts w:asciiTheme="majorHAnsi" w:hAnsiTheme="majorHAnsi"/>
                </w:rPr>
              </w:rPrChange>
            </w:rPr>
            <w:instrText xml:space="preserve"> TOC \o "1-3" \h \z \u </w:instrText>
          </w:r>
          <w:r w:rsidRPr="002D2E3E">
            <w:rPr>
              <w:rPrChange w:id="5" w:author="Christi Hildebrandt" w:date="2018-09-27T18:39:00Z">
                <w:rPr>
                  <w:rFonts w:asciiTheme="majorHAnsi" w:hAnsiTheme="majorHAnsi"/>
                  <w:b/>
                  <w:bCs/>
                  <w:noProof/>
                </w:rPr>
              </w:rPrChange>
            </w:rPr>
            <w:fldChar w:fldCharType="separate"/>
          </w:r>
          <w:ins w:id="6" w:author="Fatima Lopez Calzado" w:date="2018-10-02T14:27:00Z">
            <w:r w:rsidR="00EE168A" w:rsidRPr="00D34D37">
              <w:rPr>
                <w:rStyle w:val="Hyperlink"/>
                <w:noProof/>
              </w:rPr>
              <w:fldChar w:fldCharType="begin"/>
            </w:r>
            <w:r w:rsidR="00EE168A" w:rsidRPr="00D34D37">
              <w:rPr>
                <w:rStyle w:val="Hyperlink"/>
                <w:noProof/>
              </w:rPr>
              <w:instrText xml:space="preserve"> </w:instrText>
            </w:r>
            <w:r w:rsidR="00EE168A">
              <w:rPr>
                <w:noProof/>
              </w:rPr>
              <w:instrText>HYPERLINK \l "_Toc526253764"</w:instrText>
            </w:r>
            <w:r w:rsidR="00EE168A" w:rsidRPr="00D34D37">
              <w:rPr>
                <w:rStyle w:val="Hyperlink"/>
                <w:noProof/>
              </w:rPr>
              <w:instrText xml:space="preserve"> </w:instrText>
            </w:r>
            <w:r w:rsidR="00EE168A" w:rsidRPr="00D34D37">
              <w:rPr>
                <w:rStyle w:val="Hyperlink"/>
                <w:noProof/>
              </w:rPr>
              <w:fldChar w:fldCharType="separate"/>
            </w:r>
            <w:r w:rsidR="00EE168A" w:rsidRPr="00D34D37">
              <w:rPr>
                <w:rStyle w:val="Hyperlink"/>
                <w:noProof/>
              </w:rPr>
              <w:t>1</w:t>
            </w:r>
            <w:r w:rsidR="00EE168A">
              <w:rPr>
                <w:rFonts w:eastAsiaTheme="minorEastAsia"/>
                <w:noProof/>
                <w:lang w:val="es-ES_tradnl" w:eastAsia="es-ES_tradnl"/>
              </w:rPr>
              <w:tab/>
            </w:r>
            <w:r w:rsidR="00EE168A" w:rsidRPr="00D34D37">
              <w:rPr>
                <w:rStyle w:val="Hyperlink"/>
                <w:noProof/>
              </w:rPr>
              <w:t>Introduction</w:t>
            </w:r>
            <w:r w:rsidR="00EE168A">
              <w:rPr>
                <w:noProof/>
                <w:webHidden/>
              </w:rPr>
              <w:tab/>
            </w:r>
            <w:r w:rsidR="00EE168A">
              <w:rPr>
                <w:noProof/>
                <w:webHidden/>
              </w:rPr>
              <w:fldChar w:fldCharType="begin"/>
            </w:r>
            <w:r w:rsidR="00EE168A">
              <w:rPr>
                <w:noProof/>
                <w:webHidden/>
              </w:rPr>
              <w:instrText xml:space="preserve"> PAGEREF _Toc526253764 \h </w:instrText>
            </w:r>
          </w:ins>
          <w:r w:rsidR="00EE168A">
            <w:rPr>
              <w:noProof/>
              <w:webHidden/>
            </w:rPr>
          </w:r>
          <w:r w:rsidR="00EE168A">
            <w:rPr>
              <w:noProof/>
              <w:webHidden/>
            </w:rPr>
            <w:fldChar w:fldCharType="separate"/>
          </w:r>
          <w:ins w:id="7" w:author="Fatima Lopez Calzado" w:date="2018-10-02T14:27:00Z">
            <w:r w:rsidR="00EE168A">
              <w:rPr>
                <w:noProof/>
                <w:webHidden/>
              </w:rPr>
              <w:t>4</w:t>
            </w:r>
            <w:r w:rsidR="00EE168A">
              <w:rPr>
                <w:noProof/>
                <w:webHidden/>
              </w:rPr>
              <w:fldChar w:fldCharType="end"/>
            </w:r>
            <w:r w:rsidR="00EE168A" w:rsidRPr="00D34D37">
              <w:rPr>
                <w:rStyle w:val="Hyperlink"/>
                <w:noProof/>
              </w:rPr>
              <w:fldChar w:fldCharType="end"/>
            </w:r>
          </w:ins>
        </w:p>
        <w:p w:rsidR="00EE168A" w:rsidRDefault="00EE168A">
          <w:pPr>
            <w:pStyle w:val="TOC2"/>
            <w:tabs>
              <w:tab w:val="left" w:pos="880"/>
              <w:tab w:val="right" w:leader="dot" w:pos="10070"/>
            </w:tabs>
            <w:rPr>
              <w:ins w:id="8" w:author="Fatima Lopez Calzado" w:date="2018-10-02T14:27:00Z"/>
              <w:rFonts w:eastAsiaTheme="minorEastAsia"/>
              <w:noProof/>
              <w:lang w:val="es-ES_tradnl" w:eastAsia="es-ES_tradnl"/>
            </w:rPr>
          </w:pPr>
          <w:ins w:id="9"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"_Toc526253765"</w:instrText>
            </w:r>
            <w:r w:rsidRPr="00D34D37">
              <w:rPr>
                <w:rStyle w:val="Hyperlink"/>
                <w:noProof/>
              </w:rPr>
              <w:instrText xml:space="preserve"> </w:instrText>
            </w:r>
            <w:r w:rsidRPr="00D34D37">
              <w:rPr>
                <w:rStyle w:val="Hyperlink"/>
                <w:noProof/>
              </w:rPr>
              <w:fldChar w:fldCharType="separate"/>
            </w:r>
            <w:r w:rsidRPr="00D34D37">
              <w:rPr>
                <w:rStyle w:val="Hyperlink"/>
                <w:noProof/>
              </w:rPr>
              <w:t>1.1</w:t>
            </w:r>
            <w:r>
              <w:rPr>
                <w:rFonts w:eastAsiaTheme="minorEastAsia"/>
                <w:noProof/>
                <w:lang w:val="es-ES_tradnl" w:eastAsia="es-ES_tradnl"/>
              </w:rPr>
              <w:tab/>
            </w:r>
            <w:r w:rsidRPr="00D34D37">
              <w:rPr>
                <w:rStyle w:val="Hyperlink"/>
                <w:noProof/>
              </w:rPr>
              <w:t>Purpose</w:t>
            </w:r>
            <w:r>
              <w:rPr>
                <w:noProof/>
                <w:webHidden/>
              </w:rPr>
              <w:tab/>
            </w:r>
            <w:r>
              <w:rPr>
                <w:noProof/>
                <w:webHidden/>
              </w:rPr>
              <w:fldChar w:fldCharType="begin"/>
            </w:r>
            <w:r>
              <w:rPr>
                <w:noProof/>
                <w:webHidden/>
              </w:rPr>
              <w:instrText xml:space="preserve"> PAGEREF _Toc526253765 \h </w:instrText>
            </w:r>
          </w:ins>
          <w:r>
            <w:rPr>
              <w:noProof/>
              <w:webHidden/>
            </w:rPr>
          </w:r>
          <w:r>
            <w:rPr>
              <w:noProof/>
              <w:webHidden/>
            </w:rPr>
            <w:fldChar w:fldCharType="separate"/>
          </w:r>
          <w:ins w:id="10" w:author="Fatima Lopez Calzado" w:date="2018-10-02T14:27:00Z">
            <w:r>
              <w:rPr>
                <w:noProof/>
                <w:webHidden/>
              </w:rPr>
              <w:t>4</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11" w:author="Fatima Lopez Calzado" w:date="2018-10-02T14:27:00Z"/>
              <w:rFonts w:eastAsiaTheme="minorEastAsia"/>
              <w:noProof/>
              <w:lang w:val="es-ES_tradnl" w:eastAsia="es-ES_tradnl"/>
            </w:rPr>
          </w:pPr>
          <w:ins w:id="12"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"_Toc526253766"</w:instrText>
            </w:r>
            <w:r w:rsidRPr="00D34D37">
              <w:rPr>
                <w:rStyle w:val="Hyperlink"/>
                <w:noProof/>
              </w:rPr>
              <w:instrText xml:space="preserve"> </w:instrText>
            </w:r>
            <w:r w:rsidRPr="00D34D37">
              <w:rPr>
                <w:rStyle w:val="Hyperlink"/>
                <w:noProof/>
              </w:rPr>
              <w:fldChar w:fldCharType="separate"/>
            </w:r>
            <w:r w:rsidRPr="00D34D37">
              <w:rPr>
                <w:rStyle w:val="Hyperlink"/>
                <w:noProof/>
              </w:rPr>
              <w:t>1.2</w:t>
            </w:r>
            <w:r>
              <w:rPr>
                <w:rFonts w:eastAsiaTheme="minorEastAsia"/>
                <w:noProof/>
                <w:lang w:val="es-ES_tradnl" w:eastAsia="es-ES_tradnl"/>
              </w:rPr>
              <w:tab/>
            </w:r>
            <w:r w:rsidRPr="00D34D37">
              <w:rPr>
                <w:rStyle w:val="Hyperlink"/>
                <w:noProof/>
              </w:rPr>
              <w:t>Background &amp; Scope</w:t>
            </w:r>
            <w:r>
              <w:rPr>
                <w:noProof/>
                <w:webHidden/>
              </w:rPr>
              <w:tab/>
            </w:r>
            <w:r>
              <w:rPr>
                <w:noProof/>
                <w:webHidden/>
              </w:rPr>
              <w:fldChar w:fldCharType="begin"/>
            </w:r>
            <w:r>
              <w:rPr>
                <w:noProof/>
                <w:webHidden/>
              </w:rPr>
              <w:instrText xml:space="preserve"> PAGEREF _Toc526253766 \h </w:instrText>
            </w:r>
          </w:ins>
          <w:r>
            <w:rPr>
              <w:noProof/>
              <w:webHidden/>
            </w:rPr>
          </w:r>
          <w:r>
            <w:rPr>
              <w:noProof/>
              <w:webHidden/>
            </w:rPr>
            <w:fldChar w:fldCharType="separate"/>
          </w:r>
          <w:ins w:id="13" w:author="Fatima Lopez Calzado" w:date="2018-10-02T14:27:00Z">
            <w:r>
              <w:rPr>
                <w:noProof/>
                <w:webHidden/>
              </w:rPr>
              <w:t>4</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14" w:author="Fatima Lopez Calzado" w:date="2018-10-02T14:27:00Z"/>
              <w:rFonts w:eastAsiaTheme="minorEastAsia"/>
              <w:noProof/>
              <w:lang w:val="es-ES_tradnl" w:eastAsia="es-ES_tradnl"/>
            </w:rPr>
          </w:pPr>
          <w:ins w:id="15"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"_Toc526253767"</w:instrText>
            </w:r>
            <w:r w:rsidRPr="00D34D37">
              <w:rPr>
                <w:rStyle w:val="Hyperlink"/>
                <w:noProof/>
              </w:rPr>
              <w:instrText xml:space="preserve"> </w:instrText>
            </w:r>
            <w:r w:rsidRPr="00D34D37">
              <w:rPr>
                <w:rStyle w:val="Hyperlink"/>
                <w:noProof/>
              </w:rPr>
              <w:fldChar w:fldCharType="separate"/>
            </w:r>
            <w:r w:rsidRPr="00D34D37">
              <w:rPr>
                <w:rStyle w:val="Hyperlink"/>
                <w:noProof/>
              </w:rPr>
              <w:t>1.3</w:t>
            </w:r>
            <w:r>
              <w:rPr>
                <w:rFonts w:eastAsiaTheme="minorEastAsia"/>
                <w:noProof/>
                <w:lang w:val="es-ES_tradnl" w:eastAsia="es-ES_tradnl"/>
              </w:rPr>
              <w:tab/>
            </w:r>
            <w:r w:rsidRPr="00D34D37">
              <w:rPr>
                <w:rStyle w:val="Hyperlink"/>
                <w:noProof/>
              </w:rPr>
              <w:t>Document Organization and Usage</w:t>
            </w:r>
            <w:r>
              <w:rPr>
                <w:noProof/>
                <w:webHidden/>
              </w:rPr>
              <w:tab/>
            </w:r>
            <w:r>
              <w:rPr>
                <w:noProof/>
                <w:webHidden/>
              </w:rPr>
              <w:fldChar w:fldCharType="begin"/>
            </w:r>
            <w:r>
              <w:rPr>
                <w:noProof/>
                <w:webHidden/>
              </w:rPr>
              <w:instrText xml:space="preserve"> PAGEREF _Toc526253767 \h </w:instrText>
            </w:r>
          </w:ins>
          <w:r>
            <w:rPr>
              <w:noProof/>
              <w:webHidden/>
            </w:rPr>
          </w:r>
          <w:r>
            <w:rPr>
              <w:noProof/>
              <w:webHidden/>
            </w:rPr>
            <w:fldChar w:fldCharType="separate"/>
          </w:r>
          <w:ins w:id="16" w:author="Fatima Lopez Calzado" w:date="2018-10-02T14:27:00Z">
            <w:r>
              <w:rPr>
                <w:noProof/>
                <w:webHidden/>
              </w:rPr>
              <w:t>4</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17" w:author="Fatima Lopez Calzado" w:date="2018-10-02T14:27:00Z"/>
              <w:rFonts w:eastAsiaTheme="minorEastAsia"/>
              <w:noProof/>
              <w:lang w:val="es-ES_tradnl" w:eastAsia="es-ES_tradnl"/>
            </w:rPr>
          </w:pPr>
          <w:ins w:id="18"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"_Toc526253768"</w:instrText>
            </w:r>
            <w:r w:rsidRPr="00D34D37">
              <w:rPr>
                <w:rStyle w:val="Hyperlink"/>
                <w:noProof/>
              </w:rPr>
              <w:instrText xml:space="preserve"> </w:instrText>
            </w:r>
            <w:r w:rsidRPr="00D34D37">
              <w:rPr>
                <w:rStyle w:val="Hyperlink"/>
                <w:noProof/>
              </w:rPr>
              <w:fldChar w:fldCharType="separate"/>
            </w:r>
            <w:r w:rsidRPr="00D34D37">
              <w:rPr>
                <w:rStyle w:val="Hyperlink"/>
                <w:noProof/>
              </w:rPr>
              <w:t>1.4</w:t>
            </w:r>
            <w:r>
              <w:rPr>
                <w:rFonts w:eastAsiaTheme="minorEastAsia"/>
                <w:noProof/>
                <w:lang w:val="es-ES_tradnl" w:eastAsia="es-ES_tradnl"/>
              </w:rPr>
              <w:tab/>
            </w:r>
            <w:r w:rsidRPr="00D34D37">
              <w:rPr>
                <w:rStyle w:val="Hyperlink"/>
                <w:noProof/>
              </w:rPr>
              <w:t>Key Terminology and Acronyms</w:t>
            </w:r>
            <w:r>
              <w:rPr>
                <w:noProof/>
                <w:webHidden/>
              </w:rPr>
              <w:tab/>
            </w:r>
            <w:r>
              <w:rPr>
                <w:noProof/>
                <w:webHidden/>
              </w:rPr>
              <w:fldChar w:fldCharType="begin"/>
            </w:r>
            <w:r>
              <w:rPr>
                <w:noProof/>
                <w:webHidden/>
              </w:rPr>
              <w:instrText xml:space="preserve"> PAGEREF _Toc526253768 \h </w:instrText>
            </w:r>
          </w:ins>
          <w:r>
            <w:rPr>
              <w:noProof/>
              <w:webHidden/>
            </w:rPr>
          </w:r>
          <w:r>
            <w:rPr>
              <w:noProof/>
              <w:webHidden/>
            </w:rPr>
            <w:fldChar w:fldCharType="separate"/>
          </w:r>
          <w:ins w:id="19" w:author="Fatima Lopez Calzado" w:date="2018-10-02T14:27:00Z">
            <w:r>
              <w:rPr>
                <w:noProof/>
                <w:webHidden/>
              </w:rPr>
              <w:t>5</w:t>
            </w:r>
            <w:r>
              <w:rPr>
                <w:noProof/>
                <w:webHidden/>
              </w:rPr>
              <w:fldChar w:fldCharType="end"/>
            </w:r>
            <w:r w:rsidRPr="00D34D37">
              <w:rPr>
                <w:rStyle w:val="Hyperlink"/>
                <w:noProof/>
              </w:rPr>
              <w:fldChar w:fldCharType="end"/>
            </w:r>
          </w:ins>
        </w:p>
        <w:p w:rsidR="00EE168A" w:rsidRDefault="00EE168A">
          <w:pPr>
            <w:pStyle w:val="TOC1"/>
            <w:tabs>
              <w:tab w:val="left" w:pos="400"/>
              <w:tab w:val="right" w:leader="dot" w:pos="10070"/>
            </w:tabs>
            <w:rPr>
              <w:ins w:id="20" w:author="Fatima Lopez Calzado" w:date="2018-10-02T14:27:00Z"/>
              <w:rFonts w:eastAsiaTheme="minorEastAsia"/>
              <w:noProof/>
              <w:lang w:val="es-ES_tradnl" w:eastAsia="es-ES_tradnl"/>
            </w:rPr>
          </w:pPr>
          <w:ins w:id="21"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"_Toc526253769"</w:instrText>
            </w:r>
            <w:r w:rsidRPr="00D34D37">
              <w:rPr>
                <w:rStyle w:val="Hyperlink"/>
                <w:noProof/>
              </w:rPr>
              <w:instrText xml:space="preserve"> </w:instrText>
            </w:r>
            <w:r w:rsidRPr="00D34D37">
              <w:rPr>
                <w:rStyle w:val="Hyperlink"/>
                <w:noProof/>
              </w:rPr>
              <w:fldChar w:fldCharType="separate"/>
            </w:r>
            <w:r w:rsidRPr="00D34D37">
              <w:rPr>
                <w:rStyle w:val="Hyperlink"/>
                <w:noProof/>
              </w:rPr>
              <w:t>2</w:t>
            </w:r>
            <w:r>
              <w:rPr>
                <w:rFonts w:eastAsiaTheme="minorEastAsia"/>
                <w:noProof/>
                <w:lang w:val="es-ES_tradnl" w:eastAsia="es-ES_tradnl"/>
              </w:rPr>
              <w:tab/>
            </w:r>
            <w:r w:rsidRPr="00D34D37">
              <w:rPr>
                <w:rStyle w:val="Hyperlink"/>
                <w:noProof/>
              </w:rPr>
              <w:t>PSF Overview</w:t>
            </w:r>
            <w:r>
              <w:rPr>
                <w:noProof/>
                <w:webHidden/>
              </w:rPr>
              <w:tab/>
            </w:r>
            <w:r>
              <w:rPr>
                <w:noProof/>
                <w:webHidden/>
              </w:rPr>
              <w:fldChar w:fldCharType="begin"/>
            </w:r>
            <w:r>
              <w:rPr>
                <w:noProof/>
                <w:webHidden/>
              </w:rPr>
              <w:instrText xml:space="preserve"> PAGEREF _Toc526253769 \h </w:instrText>
            </w:r>
          </w:ins>
          <w:r>
            <w:rPr>
              <w:noProof/>
              <w:webHidden/>
            </w:rPr>
          </w:r>
          <w:r>
            <w:rPr>
              <w:noProof/>
              <w:webHidden/>
            </w:rPr>
            <w:fldChar w:fldCharType="separate"/>
          </w:r>
          <w:ins w:id="22" w:author="Fatima Lopez Calzado" w:date="2018-10-02T14:27:00Z">
            <w:r>
              <w:rPr>
                <w:noProof/>
                <w:webHidden/>
              </w:rPr>
              <w:t>6</w:t>
            </w:r>
            <w:r>
              <w:rPr>
                <w:noProof/>
                <w:webHidden/>
              </w:rPr>
              <w:fldChar w:fldCharType="end"/>
            </w:r>
            <w:r w:rsidRPr="00D34D37">
              <w:rPr>
                <w:rStyle w:val="Hyperlink"/>
                <w:noProof/>
              </w:rPr>
              <w:fldChar w:fldCharType="end"/>
            </w:r>
          </w:ins>
        </w:p>
        <w:p w:rsidR="00EE168A" w:rsidRDefault="00EE168A">
          <w:pPr>
            <w:pStyle w:val="TOC1"/>
            <w:tabs>
              <w:tab w:val="left" w:pos="400"/>
              <w:tab w:val="right" w:leader="dot" w:pos="10070"/>
            </w:tabs>
            <w:rPr>
              <w:ins w:id="23" w:author="Fatima Lopez Calzado" w:date="2018-10-02T14:27:00Z"/>
              <w:rFonts w:eastAsiaTheme="minorEastAsia"/>
              <w:noProof/>
              <w:lang w:val="es-ES_tradnl" w:eastAsia="es-ES_tradnl"/>
            </w:rPr>
          </w:pPr>
          <w:ins w:id="24"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"_Toc526253770"</w:instrText>
            </w:r>
            <w:r w:rsidRPr="00D34D37">
              <w:rPr>
                <w:rStyle w:val="Hyperlink"/>
                <w:noProof/>
              </w:rPr>
              <w:instrText xml:space="preserve"> </w:instrText>
            </w:r>
            <w:r w:rsidRPr="00D34D37">
              <w:rPr>
                <w:rStyle w:val="Hyperlink"/>
                <w:noProof/>
              </w:rPr>
              <w:fldChar w:fldCharType="separate"/>
            </w:r>
            <w:r w:rsidRPr="00D34D37">
              <w:rPr>
                <w:rStyle w:val="Hyperlink"/>
                <w:noProof/>
              </w:rPr>
              <w:t>3</w:t>
            </w:r>
            <w:r>
              <w:rPr>
                <w:rFonts w:eastAsiaTheme="minorEastAsia"/>
                <w:noProof/>
                <w:lang w:val="es-ES_tradnl" w:eastAsia="es-ES_tradnl"/>
              </w:rPr>
              <w:tab/>
            </w:r>
            <w:r w:rsidRPr="00D34D37">
              <w:rPr>
                <w:rStyle w:val="Hyperlink"/>
                <w:noProof/>
              </w:rPr>
              <w:t>Populating the PSF Flat Tables</w:t>
            </w:r>
            <w:r>
              <w:rPr>
                <w:noProof/>
                <w:webHidden/>
              </w:rPr>
              <w:tab/>
            </w:r>
            <w:r>
              <w:rPr>
                <w:noProof/>
                <w:webHidden/>
              </w:rPr>
              <w:fldChar w:fldCharType="begin"/>
            </w:r>
            <w:r>
              <w:rPr>
                <w:noProof/>
                <w:webHidden/>
              </w:rPr>
              <w:instrText xml:space="preserve"> PAGEREF _Toc526253770 \h </w:instrText>
            </w:r>
          </w:ins>
          <w:r>
            <w:rPr>
              <w:noProof/>
              <w:webHidden/>
            </w:rPr>
          </w:r>
          <w:r>
            <w:rPr>
              <w:noProof/>
              <w:webHidden/>
            </w:rPr>
            <w:fldChar w:fldCharType="separate"/>
          </w:r>
          <w:ins w:id="25" w:author="Fatima Lopez Calzado" w:date="2018-10-02T14:27:00Z">
            <w:r>
              <w:rPr>
                <w:noProof/>
                <w:webHidden/>
              </w:rPr>
              <w:t>6</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26" w:author="Fatima Lopez Calzado" w:date="2018-10-02T14:27:00Z"/>
              <w:rFonts w:eastAsiaTheme="minorEastAsia"/>
              <w:noProof/>
              <w:lang w:val="es-ES_tradnl" w:eastAsia="es-ES_tradnl"/>
            </w:rPr>
          </w:pPr>
          <w:ins w:id="27"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"_Toc526253771"</w:instrText>
            </w:r>
            <w:r w:rsidRPr="00D34D37">
              <w:rPr>
                <w:rStyle w:val="Hyperlink"/>
                <w:noProof/>
              </w:rPr>
              <w:instrText xml:space="preserve"> </w:instrText>
            </w:r>
            <w:r w:rsidRPr="00D34D37">
              <w:rPr>
                <w:rStyle w:val="Hyperlink"/>
                <w:noProof/>
              </w:rPr>
              <w:fldChar w:fldCharType="separate"/>
            </w:r>
            <w:r w:rsidRPr="00D34D37">
              <w:rPr>
                <w:rStyle w:val="Hyperlink"/>
                <w:noProof/>
              </w:rPr>
              <w:t>3.1</w:t>
            </w:r>
            <w:r>
              <w:rPr>
                <w:rFonts w:eastAsiaTheme="minorEastAsia"/>
                <w:noProof/>
                <w:lang w:val="es-ES_tradnl" w:eastAsia="es-ES_tradnl"/>
              </w:rPr>
              <w:tab/>
            </w:r>
            <w:r w:rsidRPr="00D34D37">
              <w:rPr>
                <w:rStyle w:val="Hyperlink"/>
                <w:noProof/>
              </w:rPr>
              <w:t>Batch file</w:t>
            </w:r>
            <w:r>
              <w:rPr>
                <w:noProof/>
                <w:webHidden/>
              </w:rPr>
              <w:tab/>
            </w:r>
            <w:r>
              <w:rPr>
                <w:noProof/>
                <w:webHidden/>
              </w:rPr>
              <w:fldChar w:fldCharType="begin"/>
            </w:r>
            <w:r>
              <w:rPr>
                <w:noProof/>
                <w:webHidden/>
              </w:rPr>
              <w:instrText xml:space="preserve"> PAGEREF _Toc526253771 \h </w:instrText>
            </w:r>
          </w:ins>
          <w:r>
            <w:rPr>
              <w:noProof/>
              <w:webHidden/>
            </w:rPr>
          </w:r>
          <w:r>
            <w:rPr>
              <w:noProof/>
              <w:webHidden/>
            </w:rPr>
            <w:fldChar w:fldCharType="separate"/>
          </w:r>
          <w:ins w:id="28" w:author="Fatima Lopez Calzado" w:date="2018-10-02T14:27:00Z">
            <w:r>
              <w:rPr>
                <w:noProof/>
                <w:webHidden/>
              </w:rPr>
              <w:t>7</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29" w:author="Fatima Lopez Calzado" w:date="2018-10-02T14:27:00Z"/>
              <w:rFonts w:eastAsiaTheme="minorEastAsia"/>
              <w:noProof/>
              <w:lang w:val="es-ES_tradnl" w:eastAsia="es-ES_tradnl"/>
            </w:rPr>
          </w:pPr>
          <w:ins w:id="30"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"_Toc526253772"</w:instrText>
            </w:r>
            <w:r w:rsidRPr="00D34D37">
              <w:rPr>
                <w:rStyle w:val="Hyperlink"/>
                <w:noProof/>
              </w:rPr>
              <w:instrText xml:space="preserve"> </w:instrText>
            </w:r>
            <w:r w:rsidRPr="00D34D37">
              <w:rPr>
                <w:rStyle w:val="Hyperlink"/>
                <w:noProof/>
              </w:rPr>
              <w:fldChar w:fldCharType="separate"/>
            </w:r>
            <w:r w:rsidRPr="00D34D37">
              <w:rPr>
                <w:rStyle w:val="Hyperlink"/>
                <w:noProof/>
              </w:rPr>
              <w:t>3.2</w:t>
            </w:r>
            <w:r>
              <w:rPr>
                <w:rFonts w:eastAsiaTheme="minorEastAsia"/>
                <w:noProof/>
                <w:lang w:val="es-ES_tradnl" w:eastAsia="es-ES_tradnl"/>
              </w:rPr>
              <w:tab/>
            </w:r>
            <w:r w:rsidRPr="00D34D37">
              <w:rPr>
                <w:rStyle w:val="Hyperlink"/>
                <w:noProof/>
              </w:rPr>
              <w:t>Java class</w:t>
            </w:r>
            <w:r>
              <w:rPr>
                <w:noProof/>
                <w:webHidden/>
              </w:rPr>
              <w:tab/>
            </w:r>
            <w:r>
              <w:rPr>
                <w:noProof/>
                <w:webHidden/>
              </w:rPr>
              <w:fldChar w:fldCharType="begin"/>
            </w:r>
            <w:r>
              <w:rPr>
                <w:noProof/>
                <w:webHidden/>
              </w:rPr>
              <w:instrText xml:space="preserve"> PAGEREF _Toc526253772 \h </w:instrText>
            </w:r>
          </w:ins>
          <w:r>
            <w:rPr>
              <w:noProof/>
              <w:webHidden/>
            </w:rPr>
          </w:r>
          <w:r>
            <w:rPr>
              <w:noProof/>
              <w:webHidden/>
            </w:rPr>
            <w:fldChar w:fldCharType="separate"/>
          </w:r>
          <w:ins w:id="31" w:author="Fatima Lopez Calzado" w:date="2018-10-02T14:27:00Z">
            <w:r>
              <w:rPr>
                <w:noProof/>
                <w:webHidden/>
              </w:rPr>
              <w:t>8</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32" w:author="Fatima Lopez Calzado" w:date="2018-10-02T14:27:00Z"/>
              <w:rFonts w:eastAsiaTheme="minorEastAsia"/>
              <w:noProof/>
              <w:lang w:val="es-ES_tradnl" w:eastAsia="es-ES_tradnl"/>
            </w:rPr>
          </w:pPr>
          <w:ins w:id="33"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"_Toc526253773"</w:instrText>
            </w:r>
            <w:r w:rsidRPr="00D34D37">
              <w:rPr>
                <w:rStyle w:val="Hyperlink"/>
                <w:noProof/>
              </w:rPr>
              <w:instrText xml:space="preserve"> </w:instrText>
            </w:r>
            <w:r w:rsidRPr="00D34D37">
              <w:rPr>
                <w:rStyle w:val="Hyperlink"/>
                <w:noProof/>
              </w:rPr>
              <w:fldChar w:fldCharType="separate"/>
            </w:r>
            <w:r w:rsidRPr="00D34D37">
              <w:rPr>
                <w:rStyle w:val="Hyperlink"/>
                <w:noProof/>
              </w:rPr>
              <w:t>3.3</w:t>
            </w:r>
            <w:r>
              <w:rPr>
                <w:rFonts w:eastAsiaTheme="minorEastAsia"/>
                <w:noProof/>
                <w:lang w:val="es-ES_tradnl" w:eastAsia="es-ES_tradnl"/>
              </w:rPr>
              <w:tab/>
            </w:r>
            <w:r w:rsidRPr="00D34D37">
              <w:rPr>
                <w:rStyle w:val="Hyperlink"/>
                <w:noProof/>
              </w:rPr>
              <w:t>Stored Procedure</w:t>
            </w:r>
            <w:r>
              <w:rPr>
                <w:noProof/>
                <w:webHidden/>
              </w:rPr>
              <w:tab/>
            </w:r>
            <w:r>
              <w:rPr>
                <w:noProof/>
                <w:webHidden/>
              </w:rPr>
              <w:fldChar w:fldCharType="begin"/>
            </w:r>
            <w:r>
              <w:rPr>
                <w:noProof/>
                <w:webHidden/>
              </w:rPr>
              <w:instrText xml:space="preserve"> PAGEREF _Toc526253773 \h </w:instrText>
            </w:r>
          </w:ins>
          <w:r>
            <w:rPr>
              <w:noProof/>
              <w:webHidden/>
            </w:rPr>
          </w:r>
          <w:r>
            <w:rPr>
              <w:noProof/>
              <w:webHidden/>
            </w:rPr>
            <w:fldChar w:fldCharType="separate"/>
          </w:r>
          <w:ins w:id="34" w:author="Fatima Lopez Calzado" w:date="2018-10-02T14:27:00Z">
            <w:r>
              <w:rPr>
                <w:noProof/>
                <w:webHidden/>
              </w:rPr>
              <w:t>8</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35" w:author="Fatima Lopez Calzado" w:date="2018-10-02T14:27:00Z"/>
              <w:rFonts w:eastAsiaTheme="minorEastAsia"/>
              <w:noProof/>
              <w:lang w:val="es-ES_tradnl" w:eastAsia="es-ES_tradnl"/>
            </w:rPr>
          </w:pPr>
          <w:ins w:id="36"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"_Toc526253774"</w:instrText>
            </w:r>
            <w:r w:rsidRPr="00D34D37">
              <w:rPr>
                <w:rStyle w:val="Hyperlink"/>
                <w:noProof/>
              </w:rPr>
              <w:instrText xml:space="preserve"> </w:instrText>
            </w:r>
            <w:r w:rsidRPr="00D34D37">
              <w:rPr>
                <w:rStyle w:val="Hyperlink"/>
                <w:noProof/>
              </w:rPr>
              <w:fldChar w:fldCharType="separate"/>
            </w:r>
            <w:r w:rsidRPr="00D34D37">
              <w:rPr>
                <w:rStyle w:val="Hyperlink"/>
                <w:noProof/>
              </w:rPr>
              <w:t>3.4</w:t>
            </w:r>
            <w:r>
              <w:rPr>
                <w:rFonts w:eastAsiaTheme="minorEastAsia"/>
                <w:noProof/>
                <w:lang w:val="es-ES_tradnl" w:eastAsia="es-ES_tradnl"/>
              </w:rPr>
              <w:tab/>
            </w:r>
            <w:r w:rsidRPr="00D34D37">
              <w:rPr>
                <w:rStyle w:val="Hyperlink"/>
                <w:noProof/>
              </w:rPr>
              <w:t>Flat tables</w:t>
            </w:r>
            <w:r>
              <w:rPr>
                <w:noProof/>
                <w:webHidden/>
              </w:rPr>
              <w:tab/>
            </w:r>
            <w:r>
              <w:rPr>
                <w:noProof/>
                <w:webHidden/>
              </w:rPr>
              <w:fldChar w:fldCharType="begin"/>
            </w:r>
            <w:r>
              <w:rPr>
                <w:noProof/>
                <w:webHidden/>
              </w:rPr>
              <w:instrText xml:space="preserve"> PAGEREF _Toc526253774 \h </w:instrText>
            </w:r>
          </w:ins>
          <w:r>
            <w:rPr>
              <w:noProof/>
              <w:webHidden/>
            </w:rPr>
          </w:r>
          <w:r>
            <w:rPr>
              <w:noProof/>
              <w:webHidden/>
            </w:rPr>
            <w:fldChar w:fldCharType="separate"/>
          </w:r>
          <w:ins w:id="37" w:author="Fatima Lopez Calzado" w:date="2018-10-02T14:27:00Z">
            <w:r>
              <w:rPr>
                <w:noProof/>
                <w:webHidden/>
              </w:rPr>
              <w:t>9</w:t>
            </w:r>
            <w:r>
              <w:rPr>
                <w:noProof/>
                <w:webHidden/>
              </w:rPr>
              <w:fldChar w:fldCharType="end"/>
            </w:r>
            <w:r w:rsidRPr="00D34D37">
              <w:rPr>
                <w:rStyle w:val="Hyperlink"/>
                <w:noProof/>
              </w:rPr>
              <w:fldChar w:fldCharType="end"/>
            </w:r>
          </w:ins>
        </w:p>
        <w:p w:rsidR="00EE168A" w:rsidRDefault="00EE168A">
          <w:pPr>
            <w:pStyle w:val="TOC3"/>
            <w:tabs>
              <w:tab w:val="left" w:pos="1100"/>
              <w:tab w:val="right" w:leader="dot" w:pos="10070"/>
            </w:tabs>
            <w:rPr>
              <w:ins w:id="38" w:author="Fatima Lopez Calzado" w:date="2018-10-02T14:27:00Z"/>
              <w:rFonts w:asciiTheme="minorHAnsi" w:eastAsiaTheme="minorEastAsia" w:hAnsiTheme="minorHAnsi" w:cstheme="minorBidi"/>
              <w:noProof/>
              <w:sz w:val="22"/>
              <w:szCs w:val="22"/>
              <w:lang w:val="es-ES_tradnl" w:eastAsia="es-ES_tradnl"/>
            </w:rPr>
          </w:pPr>
          <w:ins w:id="39"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"_Toc526253775"</w:instrText>
            </w:r>
            <w:r w:rsidRPr="00D34D37">
              <w:rPr>
                <w:rStyle w:val="Hyperlink"/>
                <w:noProof/>
              </w:rPr>
              <w:instrText xml:space="preserve"> </w:instrText>
            </w:r>
            <w:r w:rsidRPr="00D34D37">
              <w:rPr>
                <w:rStyle w:val="Hyperlink"/>
                <w:noProof/>
              </w:rPr>
              <w:fldChar w:fldCharType="separate"/>
            </w:r>
            <w:r w:rsidRPr="00D34D37">
              <w:rPr>
                <w:rStyle w:val="Hyperlink"/>
                <w:noProof/>
              </w:rPr>
              <w:t>3.4.1</w:t>
            </w:r>
            <w:r>
              <w:rPr>
                <w:rFonts w:asciiTheme="minorHAnsi" w:eastAsiaTheme="minorEastAsia" w:hAnsiTheme="minorHAnsi" w:cstheme="minorBidi"/>
                <w:noProof/>
                <w:sz w:val="22"/>
                <w:szCs w:val="22"/>
                <w:lang w:val="es-ES_tradnl" w:eastAsia="es-ES_tradnl"/>
              </w:rPr>
              <w:tab/>
            </w:r>
            <w:r w:rsidRPr="00D34D37">
              <w:rPr>
                <w:rStyle w:val="Hyperlink"/>
                <w:noProof/>
              </w:rPr>
              <w:t>Lookups</w:t>
            </w:r>
            <w:r>
              <w:rPr>
                <w:noProof/>
                <w:webHidden/>
              </w:rPr>
              <w:tab/>
            </w:r>
            <w:r>
              <w:rPr>
                <w:noProof/>
                <w:webHidden/>
              </w:rPr>
              <w:fldChar w:fldCharType="begin"/>
            </w:r>
            <w:r>
              <w:rPr>
                <w:noProof/>
                <w:webHidden/>
              </w:rPr>
              <w:instrText xml:space="preserve"> PAGEREF _Toc526253775 \h </w:instrText>
            </w:r>
          </w:ins>
          <w:r>
            <w:rPr>
              <w:noProof/>
              <w:webHidden/>
            </w:rPr>
          </w:r>
          <w:r>
            <w:rPr>
              <w:noProof/>
              <w:webHidden/>
            </w:rPr>
            <w:fldChar w:fldCharType="separate"/>
          </w:r>
          <w:ins w:id="40" w:author="Fatima Lopez Calzado" w:date="2018-10-02T14:27:00Z">
            <w:r>
              <w:rPr>
                <w:noProof/>
                <w:webHidden/>
              </w:rPr>
              <w:t>10</w:t>
            </w:r>
            <w:r>
              <w:rPr>
                <w:noProof/>
                <w:webHidden/>
              </w:rPr>
              <w:fldChar w:fldCharType="end"/>
            </w:r>
            <w:r w:rsidRPr="00D34D37">
              <w:rPr>
                <w:rStyle w:val="Hyperlink"/>
                <w:noProof/>
              </w:rPr>
              <w:fldChar w:fldCharType="end"/>
            </w:r>
          </w:ins>
        </w:p>
        <w:p w:rsidR="00EE168A" w:rsidRDefault="00EE168A">
          <w:pPr>
            <w:pStyle w:val="TOC1"/>
            <w:tabs>
              <w:tab w:val="left" w:pos="400"/>
              <w:tab w:val="right" w:leader="dot" w:pos="10070"/>
            </w:tabs>
            <w:rPr>
              <w:ins w:id="41" w:author="Fatima Lopez Calzado" w:date="2018-10-02T14:27:00Z"/>
              <w:rFonts w:eastAsiaTheme="minorEastAsia"/>
              <w:noProof/>
              <w:lang w:val="es-ES_tradnl" w:eastAsia="es-ES_tradnl"/>
            </w:rPr>
          </w:pPr>
          <w:ins w:id="42"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"_Toc526253776"</w:instrText>
            </w:r>
            <w:r w:rsidRPr="00D34D37">
              <w:rPr>
                <w:rStyle w:val="Hyperlink"/>
                <w:noProof/>
              </w:rPr>
              <w:instrText xml:space="preserve"> </w:instrText>
            </w:r>
            <w:r w:rsidRPr="00D34D37">
              <w:rPr>
                <w:rStyle w:val="Hyperlink"/>
                <w:noProof/>
              </w:rPr>
              <w:fldChar w:fldCharType="separate"/>
            </w:r>
            <w:r w:rsidRPr="00D34D37">
              <w:rPr>
                <w:rStyle w:val="Hyperlink"/>
                <w:noProof/>
              </w:rPr>
              <w:t>4</w:t>
            </w:r>
            <w:r>
              <w:rPr>
                <w:rFonts w:eastAsiaTheme="minorEastAsia"/>
                <w:noProof/>
                <w:lang w:val="es-ES_tradnl" w:eastAsia="es-ES_tradnl"/>
              </w:rPr>
              <w:tab/>
            </w:r>
            <w:r w:rsidRPr="00D34D37">
              <w:rPr>
                <w:rStyle w:val="Hyperlink"/>
                <w:noProof/>
              </w:rPr>
              <w:t>Generating the PSF XML</w:t>
            </w:r>
            <w:r>
              <w:rPr>
                <w:noProof/>
                <w:webHidden/>
              </w:rPr>
              <w:tab/>
            </w:r>
            <w:r>
              <w:rPr>
                <w:noProof/>
                <w:webHidden/>
              </w:rPr>
              <w:fldChar w:fldCharType="begin"/>
            </w:r>
            <w:r>
              <w:rPr>
                <w:noProof/>
                <w:webHidden/>
              </w:rPr>
              <w:instrText xml:space="preserve"> PAGEREF _Toc526253776 \h </w:instrText>
            </w:r>
          </w:ins>
          <w:r>
            <w:rPr>
              <w:noProof/>
              <w:webHidden/>
            </w:rPr>
          </w:r>
          <w:r>
            <w:rPr>
              <w:noProof/>
              <w:webHidden/>
            </w:rPr>
            <w:fldChar w:fldCharType="separate"/>
          </w:r>
          <w:ins w:id="43" w:author="Fatima Lopez Calzado" w:date="2018-10-02T14:27:00Z">
            <w:r>
              <w:rPr>
                <w:noProof/>
                <w:webHidden/>
              </w:rPr>
              <w:t>10</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44" w:author="Fatima Lopez Calzado" w:date="2018-10-02T14:27:00Z"/>
              <w:rFonts w:eastAsiaTheme="minorEastAsia"/>
              <w:noProof/>
              <w:lang w:val="es-ES_tradnl" w:eastAsia="es-ES_tradnl"/>
            </w:rPr>
          </w:pPr>
          <w:ins w:id="45"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"_Toc526253777"</w:instrText>
            </w:r>
            <w:r w:rsidRPr="00D34D37">
              <w:rPr>
                <w:rStyle w:val="Hyperlink"/>
                <w:noProof/>
              </w:rPr>
              <w:instrText xml:space="preserve"> </w:instrText>
            </w:r>
            <w:r w:rsidRPr="00D34D37">
              <w:rPr>
                <w:rStyle w:val="Hyperlink"/>
                <w:noProof/>
              </w:rPr>
              <w:fldChar w:fldCharType="separate"/>
            </w:r>
            <w:r w:rsidRPr="00D34D37">
              <w:rPr>
                <w:rStyle w:val="Hyperlink"/>
                <w:noProof/>
              </w:rPr>
              <w:t>4.1</w:t>
            </w:r>
            <w:r>
              <w:rPr>
                <w:rFonts w:eastAsiaTheme="minorEastAsia"/>
                <w:noProof/>
                <w:lang w:val="es-ES_tradnl" w:eastAsia="es-ES_tradnl"/>
              </w:rPr>
              <w:tab/>
            </w:r>
            <w:r w:rsidRPr="00D34D37">
              <w:rPr>
                <w:rStyle w:val="Hyperlink"/>
                <w:noProof/>
              </w:rPr>
              <w:t>DT, DAO and Other Updated Java Files</w:t>
            </w:r>
            <w:r>
              <w:rPr>
                <w:noProof/>
                <w:webHidden/>
              </w:rPr>
              <w:tab/>
            </w:r>
            <w:r>
              <w:rPr>
                <w:noProof/>
                <w:webHidden/>
              </w:rPr>
              <w:fldChar w:fldCharType="begin"/>
            </w:r>
            <w:r>
              <w:rPr>
                <w:noProof/>
                <w:webHidden/>
              </w:rPr>
              <w:instrText xml:space="preserve"> PAGEREF _Toc526253777 \h </w:instrText>
            </w:r>
          </w:ins>
          <w:r>
            <w:rPr>
              <w:noProof/>
              <w:webHidden/>
            </w:rPr>
          </w:r>
          <w:r>
            <w:rPr>
              <w:noProof/>
              <w:webHidden/>
            </w:rPr>
            <w:fldChar w:fldCharType="separate"/>
          </w:r>
          <w:ins w:id="46" w:author="Fatima Lopez Calzado" w:date="2018-10-02T14:27:00Z">
            <w:r>
              <w:rPr>
                <w:noProof/>
                <w:webHidden/>
              </w:rPr>
              <w:t>10</w:t>
            </w:r>
            <w:r>
              <w:rPr>
                <w:noProof/>
                <w:webHidden/>
              </w:rPr>
              <w:fldChar w:fldCharType="end"/>
            </w:r>
            <w:r w:rsidRPr="00D34D37">
              <w:rPr>
                <w:rStyle w:val="Hyperlink"/>
                <w:noProof/>
              </w:rPr>
              <w:fldChar w:fldCharType="end"/>
            </w:r>
          </w:ins>
        </w:p>
        <w:p w:rsidR="00EE168A" w:rsidRDefault="00EE168A">
          <w:pPr>
            <w:pStyle w:val="TOC3"/>
            <w:tabs>
              <w:tab w:val="left" w:pos="1100"/>
              <w:tab w:val="right" w:leader="dot" w:pos="10070"/>
            </w:tabs>
            <w:rPr>
              <w:ins w:id="47" w:author="Fatima Lopez Calzado" w:date="2018-10-02T14:27:00Z"/>
              <w:rFonts w:asciiTheme="minorHAnsi" w:eastAsiaTheme="minorEastAsia" w:hAnsiTheme="minorHAnsi" w:cstheme="minorBidi"/>
              <w:noProof/>
              <w:sz w:val="22"/>
              <w:szCs w:val="22"/>
              <w:lang w:val="es-ES_tradnl" w:eastAsia="es-ES_tradnl"/>
            </w:rPr>
          </w:pPr>
          <w:ins w:id="48"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"_Toc526253778"</w:instrText>
            </w:r>
            <w:r w:rsidRPr="00D34D37">
              <w:rPr>
                <w:rStyle w:val="Hyperlink"/>
                <w:noProof/>
              </w:rPr>
              <w:instrText xml:space="preserve"> </w:instrText>
            </w:r>
            <w:r w:rsidRPr="00D34D37">
              <w:rPr>
                <w:rStyle w:val="Hyperlink"/>
                <w:noProof/>
              </w:rPr>
              <w:fldChar w:fldCharType="separate"/>
            </w:r>
            <w:r w:rsidRPr="00D34D37">
              <w:rPr>
                <w:rStyle w:val="Hyperlink"/>
                <w:noProof/>
              </w:rPr>
              <w:t>4.1.1</w:t>
            </w:r>
            <w:r>
              <w:rPr>
                <w:rFonts w:asciiTheme="minorHAnsi" w:eastAsiaTheme="minorEastAsia" w:hAnsiTheme="minorHAnsi" w:cstheme="minorBidi"/>
                <w:noProof/>
                <w:sz w:val="22"/>
                <w:szCs w:val="22"/>
                <w:lang w:val="es-ES_tradnl" w:eastAsia="es-ES_tradnl"/>
              </w:rPr>
              <w:tab/>
            </w:r>
            <w:r w:rsidRPr="00D34D37">
              <w:rPr>
                <w:rStyle w:val="Hyperlink"/>
                <w:noProof/>
              </w:rPr>
              <w:t>DT</w:t>
            </w:r>
            <w:r>
              <w:rPr>
                <w:noProof/>
                <w:webHidden/>
              </w:rPr>
              <w:tab/>
            </w:r>
            <w:r>
              <w:rPr>
                <w:noProof/>
                <w:webHidden/>
              </w:rPr>
              <w:fldChar w:fldCharType="begin"/>
            </w:r>
            <w:r>
              <w:rPr>
                <w:noProof/>
                <w:webHidden/>
              </w:rPr>
              <w:instrText xml:space="preserve"> PAGEREF _Toc526253778 \h </w:instrText>
            </w:r>
          </w:ins>
          <w:r>
            <w:rPr>
              <w:noProof/>
              <w:webHidden/>
            </w:rPr>
          </w:r>
          <w:r>
            <w:rPr>
              <w:noProof/>
              <w:webHidden/>
            </w:rPr>
            <w:fldChar w:fldCharType="separate"/>
          </w:r>
          <w:ins w:id="49" w:author="Fatima Lopez Calzado" w:date="2018-10-02T14:27:00Z">
            <w:r>
              <w:rPr>
                <w:noProof/>
                <w:webHidden/>
              </w:rPr>
              <w:t>11</w:t>
            </w:r>
            <w:r>
              <w:rPr>
                <w:noProof/>
                <w:webHidden/>
              </w:rPr>
              <w:fldChar w:fldCharType="end"/>
            </w:r>
            <w:r w:rsidRPr="00D34D37">
              <w:rPr>
                <w:rStyle w:val="Hyperlink"/>
                <w:noProof/>
              </w:rPr>
              <w:fldChar w:fldCharType="end"/>
            </w:r>
          </w:ins>
        </w:p>
        <w:p w:rsidR="00EE168A" w:rsidRDefault="00EE168A">
          <w:pPr>
            <w:pStyle w:val="TOC3"/>
            <w:tabs>
              <w:tab w:val="left" w:pos="1100"/>
              <w:tab w:val="right" w:leader="dot" w:pos="10070"/>
            </w:tabs>
            <w:rPr>
              <w:ins w:id="50" w:author="Fatima Lopez Calzado" w:date="2018-10-02T14:27:00Z"/>
              <w:rFonts w:asciiTheme="minorHAnsi" w:eastAsiaTheme="minorEastAsia" w:hAnsiTheme="minorHAnsi" w:cstheme="minorBidi"/>
              <w:noProof/>
              <w:sz w:val="22"/>
              <w:szCs w:val="22"/>
              <w:lang w:val="es-ES_tradnl" w:eastAsia="es-ES_tradnl"/>
            </w:rPr>
          </w:pPr>
          <w:ins w:id="51"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"_Toc526253779"</w:instrText>
            </w:r>
            <w:r w:rsidRPr="00D34D37">
              <w:rPr>
                <w:rStyle w:val="Hyperlink"/>
                <w:noProof/>
              </w:rPr>
              <w:instrText xml:space="preserve"> </w:instrText>
            </w:r>
            <w:r w:rsidRPr="00D34D37">
              <w:rPr>
                <w:rStyle w:val="Hyperlink"/>
                <w:noProof/>
              </w:rPr>
              <w:fldChar w:fldCharType="separate"/>
            </w:r>
            <w:r w:rsidRPr="00D34D37">
              <w:rPr>
                <w:rStyle w:val="Hyperlink"/>
                <w:noProof/>
              </w:rPr>
              <w:t>4.1.2</w:t>
            </w:r>
            <w:r>
              <w:rPr>
                <w:rFonts w:asciiTheme="minorHAnsi" w:eastAsiaTheme="minorEastAsia" w:hAnsiTheme="minorHAnsi" w:cstheme="minorBidi"/>
                <w:noProof/>
                <w:sz w:val="22"/>
                <w:szCs w:val="22"/>
                <w:lang w:val="es-ES_tradnl" w:eastAsia="es-ES_tradnl"/>
              </w:rPr>
              <w:tab/>
            </w:r>
            <w:r w:rsidRPr="00D34D37">
              <w:rPr>
                <w:rStyle w:val="Hyperlink"/>
                <w:noProof/>
              </w:rPr>
              <w:t>DAO</w:t>
            </w:r>
            <w:r>
              <w:rPr>
                <w:noProof/>
                <w:webHidden/>
              </w:rPr>
              <w:tab/>
            </w:r>
            <w:r>
              <w:rPr>
                <w:noProof/>
                <w:webHidden/>
              </w:rPr>
              <w:fldChar w:fldCharType="begin"/>
            </w:r>
            <w:r>
              <w:rPr>
                <w:noProof/>
                <w:webHidden/>
              </w:rPr>
              <w:instrText xml:space="preserve"> PAGEREF _Toc526253779 \h </w:instrText>
            </w:r>
          </w:ins>
          <w:r>
            <w:rPr>
              <w:noProof/>
              <w:webHidden/>
            </w:rPr>
          </w:r>
          <w:r>
            <w:rPr>
              <w:noProof/>
              <w:webHidden/>
            </w:rPr>
            <w:fldChar w:fldCharType="separate"/>
          </w:r>
          <w:ins w:id="52" w:author="Fatima Lopez Calzado" w:date="2018-10-02T14:27:00Z">
            <w:r>
              <w:rPr>
                <w:noProof/>
                <w:webHidden/>
              </w:rPr>
              <w:t>11</w:t>
            </w:r>
            <w:r>
              <w:rPr>
                <w:noProof/>
                <w:webHidden/>
              </w:rPr>
              <w:fldChar w:fldCharType="end"/>
            </w:r>
            <w:r w:rsidRPr="00D34D37">
              <w:rPr>
                <w:rStyle w:val="Hyperlink"/>
                <w:noProof/>
              </w:rPr>
              <w:fldChar w:fldCharType="end"/>
            </w:r>
          </w:ins>
        </w:p>
        <w:p w:rsidR="00EE168A" w:rsidRDefault="00EE168A">
          <w:pPr>
            <w:pStyle w:val="TOC3"/>
            <w:tabs>
              <w:tab w:val="left" w:pos="1100"/>
              <w:tab w:val="right" w:leader="dot" w:pos="10070"/>
            </w:tabs>
            <w:rPr>
              <w:ins w:id="53" w:author="Fatima Lopez Calzado" w:date="2018-10-02T14:27:00Z"/>
              <w:rFonts w:asciiTheme="minorHAnsi" w:eastAsiaTheme="minorEastAsia" w:hAnsiTheme="minorHAnsi" w:cstheme="minorBidi"/>
              <w:noProof/>
              <w:sz w:val="22"/>
              <w:szCs w:val="22"/>
              <w:lang w:val="es-ES_tradnl" w:eastAsia="es-ES_tradnl"/>
            </w:rPr>
          </w:pPr>
          <w:ins w:id="54"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"_Toc526253780"</w:instrText>
            </w:r>
            <w:r w:rsidRPr="00D34D37">
              <w:rPr>
                <w:rStyle w:val="Hyperlink"/>
                <w:noProof/>
              </w:rPr>
              <w:instrText xml:space="preserve"> </w:instrText>
            </w:r>
            <w:r w:rsidRPr="00D34D37">
              <w:rPr>
                <w:rStyle w:val="Hyperlink"/>
                <w:noProof/>
              </w:rPr>
              <w:fldChar w:fldCharType="separate"/>
            </w:r>
            <w:r w:rsidRPr="00D34D37">
              <w:rPr>
                <w:rStyle w:val="Hyperlink"/>
                <w:noProof/>
              </w:rPr>
              <w:t>4.1.3</w:t>
            </w:r>
            <w:r>
              <w:rPr>
                <w:rFonts w:asciiTheme="minorHAnsi" w:eastAsiaTheme="minorEastAsia" w:hAnsiTheme="minorHAnsi" w:cstheme="minorBidi"/>
                <w:noProof/>
                <w:sz w:val="22"/>
                <w:szCs w:val="22"/>
                <w:lang w:val="es-ES_tradnl" w:eastAsia="es-ES_tradnl"/>
              </w:rPr>
              <w:tab/>
            </w:r>
            <w:r w:rsidRPr="00D34D37">
              <w:rPr>
                <w:rStyle w:val="Hyperlink"/>
                <w:noProof/>
              </w:rPr>
              <w:t>Other Updated Java Files</w:t>
            </w:r>
            <w:r>
              <w:rPr>
                <w:noProof/>
                <w:webHidden/>
              </w:rPr>
              <w:tab/>
            </w:r>
            <w:r>
              <w:rPr>
                <w:noProof/>
                <w:webHidden/>
              </w:rPr>
              <w:fldChar w:fldCharType="begin"/>
            </w:r>
            <w:r>
              <w:rPr>
                <w:noProof/>
                <w:webHidden/>
              </w:rPr>
              <w:instrText xml:space="preserve"> PAGEREF _Toc526253780 \h </w:instrText>
            </w:r>
          </w:ins>
          <w:r>
            <w:rPr>
              <w:noProof/>
              <w:webHidden/>
            </w:rPr>
          </w:r>
          <w:r>
            <w:rPr>
              <w:noProof/>
              <w:webHidden/>
            </w:rPr>
            <w:fldChar w:fldCharType="separate"/>
          </w:r>
          <w:ins w:id="55" w:author="Fatima Lopez Calzado" w:date="2018-10-02T14:27:00Z">
            <w:r>
              <w:rPr>
                <w:noProof/>
                <w:webHidden/>
              </w:rPr>
              <w:t>11</w:t>
            </w:r>
            <w:r>
              <w:rPr>
                <w:noProof/>
                <w:webHidden/>
              </w:rPr>
              <w:fldChar w:fldCharType="end"/>
            </w:r>
            <w:r w:rsidRPr="00D34D37">
              <w:rPr>
                <w:rStyle w:val="Hyperlink"/>
                <w:noProof/>
              </w:rPr>
              <w:fldChar w:fldCharType="end"/>
            </w:r>
          </w:ins>
        </w:p>
        <w:p w:rsidR="00EE168A" w:rsidRDefault="00EE168A">
          <w:pPr>
            <w:pStyle w:val="TOC2"/>
            <w:tabs>
              <w:tab w:val="left" w:pos="880"/>
              <w:tab w:val="right" w:leader="dot" w:pos="10070"/>
            </w:tabs>
            <w:rPr>
              <w:ins w:id="56" w:author="Fatima Lopez Calzado" w:date="2018-10-02T14:27:00Z"/>
              <w:rFonts w:eastAsiaTheme="minorEastAsia"/>
              <w:noProof/>
              <w:lang w:val="es-ES_tradnl" w:eastAsia="es-ES_tradnl"/>
            </w:rPr>
          </w:pPr>
          <w:ins w:id="57" w:author="Fatima Lopez Calzado" w:date="2018-10-02T14:27:00Z">
            <w:r w:rsidRPr="00D34D37">
              <w:rPr>
                <w:rStyle w:val="Hyperlink"/>
                <w:noProof/>
              </w:rPr>
              <w:fldChar w:fldCharType="begin"/>
            </w:r>
            <w:r w:rsidRPr="00D34D37">
              <w:rPr>
                <w:rStyle w:val="Hyperlink"/>
                <w:noProof/>
              </w:rPr>
              <w:instrText xml:space="preserve"> </w:instrText>
            </w:r>
            <w:r>
              <w:rPr>
                <w:noProof/>
              </w:rPr>
              <w:instrText>HYPERLINK \l "_Toc526253781"</w:instrText>
            </w:r>
            <w:r w:rsidRPr="00D34D37">
              <w:rPr>
                <w:rStyle w:val="Hyperlink"/>
                <w:noProof/>
              </w:rPr>
              <w:instrText xml:space="preserve"> </w:instrText>
            </w:r>
            <w:r w:rsidRPr="00D34D37">
              <w:rPr>
                <w:rStyle w:val="Hyperlink"/>
                <w:noProof/>
              </w:rPr>
              <w:fldChar w:fldCharType="separate"/>
            </w:r>
            <w:r w:rsidRPr="00D34D37">
              <w:rPr>
                <w:rStyle w:val="Hyperlink"/>
                <w:noProof/>
              </w:rPr>
              <w:t>4.2</w:t>
            </w:r>
            <w:r>
              <w:rPr>
                <w:rFonts w:eastAsiaTheme="minorEastAsia"/>
                <w:noProof/>
                <w:lang w:val="es-ES_tradnl" w:eastAsia="es-ES_tradnl"/>
              </w:rPr>
              <w:tab/>
            </w:r>
            <w:r w:rsidRPr="00D34D37">
              <w:rPr>
                <w:rStyle w:val="Hyperlink"/>
                <w:noProof/>
              </w:rPr>
              <w:t>Generation of the PSF XML from the User Interface</w:t>
            </w:r>
            <w:r>
              <w:rPr>
                <w:noProof/>
                <w:webHidden/>
              </w:rPr>
              <w:tab/>
            </w:r>
            <w:r>
              <w:rPr>
                <w:noProof/>
                <w:webHidden/>
              </w:rPr>
              <w:fldChar w:fldCharType="begin"/>
            </w:r>
            <w:r>
              <w:rPr>
                <w:noProof/>
                <w:webHidden/>
              </w:rPr>
              <w:instrText xml:space="preserve"> PAGEREF _Toc526253781 \h </w:instrText>
            </w:r>
          </w:ins>
          <w:r>
            <w:rPr>
              <w:noProof/>
              <w:webHidden/>
            </w:rPr>
          </w:r>
          <w:r>
            <w:rPr>
              <w:noProof/>
              <w:webHidden/>
            </w:rPr>
            <w:fldChar w:fldCharType="separate"/>
          </w:r>
          <w:ins w:id="58" w:author="Fatima Lopez Calzado" w:date="2018-10-02T14:27:00Z">
            <w:r>
              <w:rPr>
                <w:noProof/>
                <w:webHidden/>
              </w:rPr>
              <w:t>13</w:t>
            </w:r>
            <w:r>
              <w:rPr>
                <w:noProof/>
                <w:webHidden/>
              </w:rPr>
              <w:fldChar w:fldCharType="end"/>
            </w:r>
            <w:r w:rsidRPr="00D34D37">
              <w:rPr>
                <w:rStyle w:val="Hyperlink"/>
                <w:noProof/>
              </w:rPr>
              <w:fldChar w:fldCharType="end"/>
            </w:r>
          </w:ins>
        </w:p>
        <w:p w:rsidR="002D2E3E" w:rsidRPr="002D2E3E" w:rsidDel="00EE168A" w:rsidRDefault="002D2E3E">
          <w:pPr>
            <w:pStyle w:val="TOC1"/>
            <w:tabs>
              <w:tab w:val="left" w:pos="400"/>
              <w:tab w:val="right" w:leader="dot" w:pos="10070"/>
            </w:tabs>
            <w:rPr>
              <w:ins w:id="59" w:author="Christi Hildebrandt" w:date="2018-09-27T18:39:00Z"/>
              <w:del w:id="60" w:author="Fatima Lopez Calzado" w:date="2018-10-02T14:27:00Z"/>
              <w:rFonts w:eastAsiaTheme="minorEastAsia"/>
              <w:noProof/>
            </w:rPr>
          </w:pPr>
          <w:ins w:id="61" w:author="Christi Hildebrandt" w:date="2018-09-27T18:39:00Z">
            <w:del w:id="62" w:author="Fatima Lopez Calzado" w:date="2018-10-02T14:27:00Z">
              <w:r w:rsidRPr="00EE168A" w:rsidDel="00EE168A">
                <w:rPr>
                  <w:rStyle w:val="Hyperlink"/>
                  <w:noProof/>
                </w:rPr>
                <w:delText>1</w:delText>
              </w:r>
              <w:r w:rsidRPr="002D2E3E" w:rsidDel="00EE168A">
                <w:rPr>
                  <w:rFonts w:eastAsiaTheme="minorEastAsia"/>
                  <w:noProof/>
                </w:rPr>
                <w:tab/>
              </w:r>
              <w:r w:rsidRPr="00EE168A" w:rsidDel="00EE168A">
                <w:rPr>
                  <w:rStyle w:val="Hyperlink"/>
                  <w:noProof/>
                </w:rPr>
                <w:delText>Introduction</w:delText>
              </w:r>
              <w:r w:rsidRPr="002D2E3E" w:rsidDel="00EE168A">
                <w:rPr>
                  <w:noProof/>
                  <w:webHidden/>
                </w:rPr>
                <w:tab/>
                <w:delText>4</w:delText>
              </w:r>
            </w:del>
          </w:ins>
        </w:p>
        <w:p w:rsidR="002D2E3E" w:rsidRPr="002D2E3E" w:rsidDel="00EE168A" w:rsidRDefault="002D2E3E">
          <w:pPr>
            <w:pStyle w:val="TOC2"/>
            <w:tabs>
              <w:tab w:val="left" w:pos="880"/>
              <w:tab w:val="right" w:leader="dot" w:pos="10070"/>
            </w:tabs>
            <w:rPr>
              <w:ins w:id="63" w:author="Christi Hildebrandt" w:date="2018-09-27T18:39:00Z"/>
              <w:del w:id="64" w:author="Fatima Lopez Calzado" w:date="2018-10-02T14:27:00Z"/>
              <w:rFonts w:eastAsiaTheme="minorEastAsia"/>
              <w:noProof/>
            </w:rPr>
          </w:pPr>
          <w:ins w:id="65" w:author="Christi Hildebrandt" w:date="2018-09-27T18:39:00Z">
            <w:del w:id="66" w:author="Fatima Lopez Calzado" w:date="2018-10-02T14:27:00Z">
              <w:r w:rsidRPr="00EE168A" w:rsidDel="00EE168A">
                <w:rPr>
                  <w:rStyle w:val="Hyperlink"/>
                  <w:noProof/>
                </w:rPr>
                <w:delText>1.1</w:delText>
              </w:r>
              <w:r w:rsidRPr="002D2E3E" w:rsidDel="00EE168A">
                <w:rPr>
                  <w:rFonts w:eastAsiaTheme="minorEastAsia"/>
                  <w:noProof/>
                </w:rPr>
                <w:tab/>
              </w:r>
              <w:r w:rsidRPr="00EE168A" w:rsidDel="00EE168A">
                <w:rPr>
                  <w:rStyle w:val="Hyperlink"/>
                  <w:noProof/>
                </w:rPr>
                <w:delText>Purpose</w:delText>
              </w:r>
              <w:r w:rsidRPr="002D2E3E" w:rsidDel="00EE168A">
                <w:rPr>
                  <w:noProof/>
                  <w:webHidden/>
                </w:rPr>
                <w:tab/>
                <w:delText>4</w:delText>
              </w:r>
            </w:del>
          </w:ins>
        </w:p>
        <w:p w:rsidR="002D2E3E" w:rsidRPr="002D2E3E" w:rsidDel="00EE168A" w:rsidRDefault="002D2E3E">
          <w:pPr>
            <w:pStyle w:val="TOC2"/>
            <w:tabs>
              <w:tab w:val="left" w:pos="880"/>
              <w:tab w:val="right" w:leader="dot" w:pos="10070"/>
            </w:tabs>
            <w:rPr>
              <w:ins w:id="67" w:author="Christi Hildebrandt" w:date="2018-09-27T18:39:00Z"/>
              <w:del w:id="68" w:author="Fatima Lopez Calzado" w:date="2018-10-02T14:27:00Z"/>
              <w:rFonts w:eastAsiaTheme="minorEastAsia"/>
              <w:noProof/>
            </w:rPr>
          </w:pPr>
          <w:ins w:id="69" w:author="Christi Hildebrandt" w:date="2018-09-27T18:39:00Z">
            <w:del w:id="70" w:author="Fatima Lopez Calzado" w:date="2018-10-02T14:27:00Z">
              <w:r w:rsidRPr="00EE168A" w:rsidDel="00EE168A">
                <w:rPr>
                  <w:rStyle w:val="Hyperlink"/>
                  <w:noProof/>
                </w:rPr>
                <w:delText>1.2</w:delText>
              </w:r>
              <w:r w:rsidRPr="002D2E3E" w:rsidDel="00EE168A">
                <w:rPr>
                  <w:rFonts w:eastAsiaTheme="minorEastAsia"/>
                  <w:noProof/>
                </w:rPr>
                <w:tab/>
              </w:r>
              <w:r w:rsidRPr="00EE168A" w:rsidDel="00EE168A">
                <w:rPr>
                  <w:rStyle w:val="Hyperlink"/>
                  <w:noProof/>
                </w:rPr>
                <w:delText>Background &amp; Scope</w:delText>
              </w:r>
              <w:r w:rsidRPr="002D2E3E" w:rsidDel="00EE168A">
                <w:rPr>
                  <w:noProof/>
                  <w:webHidden/>
                </w:rPr>
                <w:tab/>
                <w:delText>4</w:delText>
              </w:r>
            </w:del>
          </w:ins>
        </w:p>
        <w:p w:rsidR="002D2E3E" w:rsidRPr="002D2E3E" w:rsidDel="00EE168A" w:rsidRDefault="002D2E3E">
          <w:pPr>
            <w:pStyle w:val="TOC2"/>
            <w:tabs>
              <w:tab w:val="left" w:pos="880"/>
              <w:tab w:val="right" w:leader="dot" w:pos="10070"/>
            </w:tabs>
            <w:rPr>
              <w:ins w:id="71" w:author="Christi Hildebrandt" w:date="2018-09-27T18:39:00Z"/>
              <w:del w:id="72" w:author="Fatima Lopez Calzado" w:date="2018-10-02T14:27:00Z"/>
              <w:rFonts w:eastAsiaTheme="minorEastAsia"/>
              <w:noProof/>
            </w:rPr>
          </w:pPr>
          <w:ins w:id="73" w:author="Christi Hildebrandt" w:date="2018-09-27T18:39:00Z">
            <w:del w:id="74" w:author="Fatima Lopez Calzado" w:date="2018-10-02T14:27:00Z">
              <w:r w:rsidRPr="00EE168A" w:rsidDel="00EE168A">
                <w:rPr>
                  <w:rStyle w:val="Hyperlink"/>
                  <w:noProof/>
                </w:rPr>
                <w:delText>1.3</w:delText>
              </w:r>
              <w:r w:rsidRPr="002D2E3E" w:rsidDel="00EE168A">
                <w:rPr>
                  <w:rFonts w:eastAsiaTheme="minorEastAsia"/>
                  <w:noProof/>
                </w:rPr>
                <w:tab/>
              </w:r>
              <w:r w:rsidRPr="00EE168A" w:rsidDel="00EE168A">
                <w:rPr>
                  <w:rStyle w:val="Hyperlink"/>
                  <w:noProof/>
                </w:rPr>
                <w:delText>Document Organization and Usage</w:delText>
              </w:r>
              <w:r w:rsidRPr="002D2E3E" w:rsidDel="00EE168A">
                <w:rPr>
                  <w:noProof/>
                  <w:webHidden/>
                </w:rPr>
                <w:tab/>
                <w:delText>4</w:delText>
              </w:r>
            </w:del>
          </w:ins>
        </w:p>
        <w:p w:rsidR="002D2E3E" w:rsidRPr="002D2E3E" w:rsidDel="00EE168A" w:rsidRDefault="002D2E3E">
          <w:pPr>
            <w:pStyle w:val="TOC2"/>
            <w:tabs>
              <w:tab w:val="left" w:pos="880"/>
              <w:tab w:val="right" w:leader="dot" w:pos="10070"/>
            </w:tabs>
            <w:rPr>
              <w:ins w:id="75" w:author="Christi Hildebrandt" w:date="2018-09-27T18:39:00Z"/>
              <w:del w:id="76" w:author="Fatima Lopez Calzado" w:date="2018-10-02T14:27:00Z"/>
              <w:rFonts w:eastAsiaTheme="minorEastAsia"/>
              <w:noProof/>
            </w:rPr>
          </w:pPr>
          <w:ins w:id="77" w:author="Christi Hildebrandt" w:date="2018-09-27T18:39:00Z">
            <w:del w:id="78" w:author="Fatima Lopez Calzado" w:date="2018-10-02T14:27:00Z">
              <w:r w:rsidRPr="00EE168A" w:rsidDel="00EE168A">
                <w:rPr>
                  <w:rStyle w:val="Hyperlink"/>
                  <w:noProof/>
                </w:rPr>
                <w:delText>1.4</w:delText>
              </w:r>
              <w:r w:rsidRPr="002D2E3E" w:rsidDel="00EE168A">
                <w:rPr>
                  <w:rFonts w:eastAsiaTheme="minorEastAsia"/>
                  <w:noProof/>
                </w:rPr>
                <w:tab/>
              </w:r>
              <w:r w:rsidRPr="00EE168A" w:rsidDel="00EE168A">
                <w:rPr>
                  <w:rStyle w:val="Hyperlink"/>
                  <w:noProof/>
                </w:rPr>
                <w:delText>Key Terminology and Acronyms</w:delText>
              </w:r>
              <w:r w:rsidRPr="002D2E3E" w:rsidDel="00EE168A">
                <w:rPr>
                  <w:noProof/>
                  <w:webHidden/>
                </w:rPr>
                <w:tab/>
                <w:delText>5</w:delText>
              </w:r>
            </w:del>
          </w:ins>
        </w:p>
        <w:p w:rsidR="002D2E3E" w:rsidRPr="002D2E3E" w:rsidDel="00EE168A" w:rsidRDefault="002D2E3E">
          <w:pPr>
            <w:pStyle w:val="TOC1"/>
            <w:tabs>
              <w:tab w:val="left" w:pos="400"/>
              <w:tab w:val="right" w:leader="dot" w:pos="10070"/>
            </w:tabs>
            <w:rPr>
              <w:ins w:id="79" w:author="Christi Hildebrandt" w:date="2018-09-27T18:39:00Z"/>
              <w:del w:id="80" w:author="Fatima Lopez Calzado" w:date="2018-10-02T14:27:00Z"/>
              <w:rFonts w:eastAsiaTheme="minorEastAsia"/>
              <w:noProof/>
            </w:rPr>
          </w:pPr>
          <w:ins w:id="81" w:author="Christi Hildebrandt" w:date="2018-09-27T18:39:00Z">
            <w:del w:id="82" w:author="Fatima Lopez Calzado" w:date="2018-10-02T14:27:00Z">
              <w:r w:rsidRPr="00EE168A" w:rsidDel="00EE168A">
                <w:rPr>
                  <w:rStyle w:val="Hyperlink"/>
                  <w:noProof/>
                </w:rPr>
                <w:delText>2</w:delText>
              </w:r>
              <w:r w:rsidRPr="002D2E3E" w:rsidDel="00EE168A">
                <w:rPr>
                  <w:rFonts w:eastAsiaTheme="minorEastAsia"/>
                  <w:noProof/>
                </w:rPr>
                <w:tab/>
              </w:r>
              <w:r w:rsidRPr="00EE168A" w:rsidDel="00EE168A">
                <w:rPr>
                  <w:rStyle w:val="Hyperlink"/>
                  <w:noProof/>
                </w:rPr>
                <w:delText>PSF Overview</w:delText>
              </w:r>
              <w:r w:rsidRPr="002D2E3E" w:rsidDel="00EE168A">
                <w:rPr>
                  <w:noProof/>
                  <w:webHidden/>
                </w:rPr>
                <w:tab/>
                <w:delText>6</w:delText>
              </w:r>
            </w:del>
          </w:ins>
        </w:p>
        <w:p w:rsidR="002D2E3E" w:rsidRPr="002D2E3E" w:rsidDel="00EE168A" w:rsidRDefault="002D2E3E">
          <w:pPr>
            <w:pStyle w:val="TOC1"/>
            <w:tabs>
              <w:tab w:val="left" w:pos="400"/>
              <w:tab w:val="right" w:leader="dot" w:pos="10070"/>
            </w:tabs>
            <w:rPr>
              <w:ins w:id="83" w:author="Christi Hildebrandt" w:date="2018-09-27T18:39:00Z"/>
              <w:del w:id="84" w:author="Fatima Lopez Calzado" w:date="2018-10-02T14:27:00Z"/>
              <w:rFonts w:eastAsiaTheme="minorEastAsia"/>
              <w:noProof/>
            </w:rPr>
          </w:pPr>
          <w:ins w:id="85" w:author="Christi Hildebrandt" w:date="2018-09-27T18:39:00Z">
            <w:del w:id="86" w:author="Fatima Lopez Calzado" w:date="2018-10-02T14:27:00Z">
              <w:r w:rsidRPr="00EE168A" w:rsidDel="00EE168A">
                <w:rPr>
                  <w:rStyle w:val="Hyperlink"/>
                  <w:noProof/>
                </w:rPr>
                <w:delText>3</w:delText>
              </w:r>
              <w:r w:rsidRPr="002D2E3E" w:rsidDel="00EE168A">
                <w:rPr>
                  <w:rFonts w:eastAsiaTheme="minorEastAsia"/>
                  <w:noProof/>
                </w:rPr>
                <w:tab/>
              </w:r>
              <w:r w:rsidRPr="00EE168A" w:rsidDel="00EE168A">
                <w:rPr>
                  <w:rStyle w:val="Hyperlink"/>
                  <w:noProof/>
                </w:rPr>
                <w:delText>Populating the PSF Flat Tables</w:delText>
              </w:r>
              <w:r w:rsidRPr="002D2E3E" w:rsidDel="00EE168A">
                <w:rPr>
                  <w:noProof/>
                  <w:webHidden/>
                </w:rPr>
                <w:tab/>
                <w:delText>6</w:delText>
              </w:r>
            </w:del>
          </w:ins>
        </w:p>
        <w:p w:rsidR="002D2E3E" w:rsidRPr="002D2E3E" w:rsidDel="00EE168A" w:rsidRDefault="002D2E3E">
          <w:pPr>
            <w:pStyle w:val="TOC2"/>
            <w:tabs>
              <w:tab w:val="left" w:pos="880"/>
              <w:tab w:val="right" w:leader="dot" w:pos="10070"/>
            </w:tabs>
            <w:rPr>
              <w:ins w:id="87" w:author="Christi Hildebrandt" w:date="2018-09-27T18:39:00Z"/>
              <w:del w:id="88" w:author="Fatima Lopez Calzado" w:date="2018-10-02T14:27:00Z"/>
              <w:rFonts w:eastAsiaTheme="minorEastAsia"/>
              <w:noProof/>
            </w:rPr>
          </w:pPr>
          <w:ins w:id="89" w:author="Christi Hildebrandt" w:date="2018-09-27T18:39:00Z">
            <w:del w:id="90" w:author="Fatima Lopez Calzado" w:date="2018-10-02T14:27:00Z">
              <w:r w:rsidRPr="00EE168A" w:rsidDel="00EE168A">
                <w:rPr>
                  <w:rStyle w:val="Hyperlink"/>
                  <w:noProof/>
                </w:rPr>
                <w:delText>3.1</w:delText>
              </w:r>
              <w:r w:rsidRPr="002D2E3E" w:rsidDel="00EE168A">
                <w:rPr>
                  <w:rFonts w:eastAsiaTheme="minorEastAsia"/>
                  <w:noProof/>
                </w:rPr>
                <w:tab/>
              </w:r>
              <w:r w:rsidRPr="00EE168A" w:rsidDel="00EE168A">
                <w:rPr>
                  <w:rStyle w:val="Hyperlink"/>
                  <w:noProof/>
                </w:rPr>
                <w:delText>Batch file</w:delText>
              </w:r>
              <w:r w:rsidRPr="002D2E3E" w:rsidDel="00EE168A">
                <w:rPr>
                  <w:noProof/>
                  <w:webHidden/>
                </w:rPr>
                <w:tab/>
                <w:delText>7</w:delText>
              </w:r>
            </w:del>
          </w:ins>
        </w:p>
        <w:p w:rsidR="002D2E3E" w:rsidRPr="002D2E3E" w:rsidDel="00EE168A" w:rsidRDefault="002D2E3E">
          <w:pPr>
            <w:pStyle w:val="TOC2"/>
            <w:tabs>
              <w:tab w:val="left" w:pos="880"/>
              <w:tab w:val="right" w:leader="dot" w:pos="10070"/>
            </w:tabs>
            <w:rPr>
              <w:ins w:id="91" w:author="Christi Hildebrandt" w:date="2018-09-27T18:39:00Z"/>
              <w:del w:id="92" w:author="Fatima Lopez Calzado" w:date="2018-10-02T14:27:00Z"/>
              <w:rFonts w:eastAsiaTheme="minorEastAsia"/>
              <w:noProof/>
            </w:rPr>
          </w:pPr>
          <w:ins w:id="93" w:author="Christi Hildebrandt" w:date="2018-09-27T18:39:00Z">
            <w:del w:id="94" w:author="Fatima Lopez Calzado" w:date="2018-10-02T14:27:00Z">
              <w:r w:rsidRPr="00EE168A" w:rsidDel="00EE168A">
                <w:rPr>
                  <w:rStyle w:val="Hyperlink"/>
                  <w:noProof/>
                </w:rPr>
                <w:delText>3.2</w:delText>
              </w:r>
              <w:r w:rsidRPr="002D2E3E" w:rsidDel="00EE168A">
                <w:rPr>
                  <w:rFonts w:eastAsiaTheme="minorEastAsia"/>
                  <w:noProof/>
                </w:rPr>
                <w:tab/>
              </w:r>
              <w:r w:rsidRPr="00EE168A" w:rsidDel="00EE168A">
                <w:rPr>
                  <w:rStyle w:val="Hyperlink"/>
                  <w:noProof/>
                </w:rPr>
                <w:delText>Java class</w:delText>
              </w:r>
              <w:r w:rsidRPr="002D2E3E" w:rsidDel="00EE168A">
                <w:rPr>
                  <w:noProof/>
                  <w:webHidden/>
                </w:rPr>
                <w:tab/>
                <w:delText>8</w:delText>
              </w:r>
            </w:del>
          </w:ins>
        </w:p>
        <w:p w:rsidR="002D2E3E" w:rsidRPr="002D2E3E" w:rsidDel="00EE168A" w:rsidRDefault="002D2E3E">
          <w:pPr>
            <w:pStyle w:val="TOC2"/>
            <w:tabs>
              <w:tab w:val="left" w:pos="880"/>
              <w:tab w:val="right" w:leader="dot" w:pos="10070"/>
            </w:tabs>
            <w:rPr>
              <w:ins w:id="95" w:author="Christi Hildebrandt" w:date="2018-09-27T18:39:00Z"/>
              <w:del w:id="96" w:author="Fatima Lopez Calzado" w:date="2018-10-02T14:27:00Z"/>
              <w:rFonts w:eastAsiaTheme="minorEastAsia"/>
              <w:noProof/>
            </w:rPr>
          </w:pPr>
          <w:ins w:id="97" w:author="Christi Hildebrandt" w:date="2018-09-27T18:39:00Z">
            <w:del w:id="98" w:author="Fatima Lopez Calzado" w:date="2018-10-02T14:27:00Z">
              <w:r w:rsidRPr="00EE168A" w:rsidDel="00EE168A">
                <w:rPr>
                  <w:rStyle w:val="Hyperlink"/>
                  <w:noProof/>
                </w:rPr>
                <w:delText>3.3</w:delText>
              </w:r>
              <w:r w:rsidRPr="002D2E3E" w:rsidDel="00EE168A">
                <w:rPr>
                  <w:rFonts w:eastAsiaTheme="minorEastAsia"/>
                  <w:noProof/>
                </w:rPr>
                <w:tab/>
              </w:r>
              <w:r w:rsidRPr="00EE168A" w:rsidDel="00EE168A">
                <w:rPr>
                  <w:rStyle w:val="Hyperlink"/>
                  <w:noProof/>
                </w:rPr>
                <w:delText>Stored Procedure</w:delText>
              </w:r>
              <w:r w:rsidRPr="002D2E3E" w:rsidDel="00EE168A">
                <w:rPr>
                  <w:noProof/>
                  <w:webHidden/>
                </w:rPr>
                <w:tab/>
                <w:delText>8</w:delText>
              </w:r>
            </w:del>
          </w:ins>
        </w:p>
        <w:p w:rsidR="002D2E3E" w:rsidRPr="002D2E3E" w:rsidDel="00EE168A" w:rsidRDefault="002D2E3E">
          <w:pPr>
            <w:pStyle w:val="TOC2"/>
            <w:tabs>
              <w:tab w:val="left" w:pos="880"/>
              <w:tab w:val="right" w:leader="dot" w:pos="10070"/>
            </w:tabs>
            <w:rPr>
              <w:ins w:id="99" w:author="Christi Hildebrandt" w:date="2018-09-27T18:39:00Z"/>
              <w:del w:id="100" w:author="Fatima Lopez Calzado" w:date="2018-10-02T14:27:00Z"/>
              <w:rFonts w:eastAsiaTheme="minorEastAsia"/>
              <w:noProof/>
            </w:rPr>
          </w:pPr>
          <w:ins w:id="101" w:author="Christi Hildebrandt" w:date="2018-09-27T18:39:00Z">
            <w:del w:id="102" w:author="Fatima Lopez Calzado" w:date="2018-10-02T14:27:00Z">
              <w:r w:rsidRPr="00EE168A" w:rsidDel="00EE168A">
                <w:rPr>
                  <w:rStyle w:val="Hyperlink"/>
                  <w:noProof/>
                </w:rPr>
                <w:delText>3.4</w:delText>
              </w:r>
              <w:r w:rsidRPr="002D2E3E" w:rsidDel="00EE168A">
                <w:rPr>
                  <w:rFonts w:eastAsiaTheme="minorEastAsia"/>
                  <w:noProof/>
                </w:rPr>
                <w:tab/>
              </w:r>
              <w:r w:rsidRPr="00EE168A" w:rsidDel="00EE168A">
                <w:rPr>
                  <w:rStyle w:val="Hyperlink"/>
                  <w:noProof/>
                </w:rPr>
                <w:delText>Flat tables</w:delText>
              </w:r>
              <w:r w:rsidRPr="002D2E3E" w:rsidDel="00EE168A">
                <w:rPr>
                  <w:noProof/>
                  <w:webHidden/>
                </w:rPr>
                <w:tab/>
                <w:delText>9</w:delText>
              </w:r>
            </w:del>
          </w:ins>
        </w:p>
        <w:p w:rsidR="002D2E3E" w:rsidRPr="002D2E3E" w:rsidDel="00EE168A" w:rsidRDefault="002D2E3E">
          <w:pPr>
            <w:pStyle w:val="TOC3"/>
            <w:tabs>
              <w:tab w:val="left" w:pos="1100"/>
              <w:tab w:val="right" w:leader="dot" w:pos="10070"/>
            </w:tabs>
            <w:rPr>
              <w:ins w:id="103" w:author="Christi Hildebrandt" w:date="2018-09-27T18:39:00Z"/>
              <w:del w:id="104" w:author="Fatima Lopez Calzado" w:date="2018-10-02T14:27:00Z"/>
              <w:rFonts w:asciiTheme="minorHAnsi" w:eastAsiaTheme="minorEastAsia" w:hAnsiTheme="minorHAnsi" w:cstheme="minorBidi"/>
              <w:noProof/>
              <w:sz w:val="22"/>
              <w:szCs w:val="22"/>
            </w:rPr>
          </w:pPr>
          <w:ins w:id="105" w:author="Christi Hildebrandt" w:date="2018-09-27T18:39:00Z">
            <w:del w:id="106" w:author="Fatima Lopez Calzado" w:date="2018-10-02T14:27:00Z">
              <w:r w:rsidRPr="00EE168A" w:rsidDel="00EE168A">
                <w:rPr>
                  <w:rStyle w:val="Hyperlink"/>
                  <w:rFonts w:asciiTheme="minorHAnsi" w:hAnsiTheme="minorHAnsi"/>
                  <w:noProof/>
                  <w:rPrChange w:id="107" w:author="Fatima Lopez Calzado" w:date="2018-10-02T14:27:00Z">
                    <w:rPr>
                      <w:rStyle w:val="Hyperlink"/>
                      <w:noProof/>
                    </w:rPr>
                  </w:rPrChange>
                </w:rPr>
                <w:delText>3.4.1</w:delText>
              </w:r>
              <w:r w:rsidRPr="002D2E3E" w:rsidDel="00EE168A">
                <w:rPr>
                  <w:rFonts w:asciiTheme="minorHAnsi" w:eastAsiaTheme="minorEastAsia" w:hAnsiTheme="minorHAnsi" w:cstheme="minorBidi"/>
                  <w:noProof/>
                  <w:sz w:val="22"/>
                  <w:szCs w:val="22"/>
                </w:rPr>
                <w:tab/>
              </w:r>
              <w:r w:rsidRPr="00EE168A" w:rsidDel="00EE168A">
                <w:rPr>
                  <w:rStyle w:val="Hyperlink"/>
                  <w:rFonts w:asciiTheme="minorHAnsi" w:hAnsiTheme="minorHAnsi"/>
                  <w:noProof/>
                  <w:rPrChange w:id="108" w:author="Fatima Lopez Calzado" w:date="2018-10-02T14:27:00Z">
                    <w:rPr>
                      <w:rStyle w:val="Hyperlink"/>
                      <w:noProof/>
                    </w:rPr>
                  </w:rPrChange>
                </w:rPr>
                <w:delText>Lookups</w:delText>
              </w:r>
              <w:r w:rsidRPr="002D2E3E" w:rsidDel="00EE168A">
                <w:rPr>
                  <w:rFonts w:asciiTheme="minorHAnsi" w:hAnsiTheme="minorHAnsi"/>
                  <w:noProof/>
                  <w:webHidden/>
                  <w:rPrChange w:id="109" w:author="Christi Hildebrandt" w:date="2018-09-27T18:39:00Z">
                    <w:rPr>
                      <w:noProof/>
                      <w:webHidden/>
                    </w:rPr>
                  </w:rPrChange>
                </w:rPr>
                <w:tab/>
                <w:delText>10</w:delText>
              </w:r>
            </w:del>
          </w:ins>
        </w:p>
        <w:p w:rsidR="002D2E3E" w:rsidRPr="002D2E3E" w:rsidDel="00EE168A" w:rsidRDefault="002D2E3E">
          <w:pPr>
            <w:pStyle w:val="TOC1"/>
            <w:tabs>
              <w:tab w:val="left" w:pos="400"/>
              <w:tab w:val="right" w:leader="dot" w:pos="10070"/>
            </w:tabs>
            <w:rPr>
              <w:ins w:id="110" w:author="Christi Hildebrandt" w:date="2018-09-27T18:39:00Z"/>
              <w:del w:id="111" w:author="Fatima Lopez Calzado" w:date="2018-10-02T14:27:00Z"/>
              <w:rFonts w:eastAsiaTheme="minorEastAsia"/>
              <w:noProof/>
            </w:rPr>
          </w:pPr>
          <w:ins w:id="112" w:author="Christi Hildebrandt" w:date="2018-09-27T18:39:00Z">
            <w:del w:id="113" w:author="Fatima Lopez Calzado" w:date="2018-10-02T14:27:00Z">
              <w:r w:rsidRPr="00EE168A" w:rsidDel="00EE168A">
                <w:rPr>
                  <w:rStyle w:val="Hyperlink"/>
                  <w:noProof/>
                </w:rPr>
                <w:lastRenderedPageBreak/>
                <w:delText>4</w:delText>
              </w:r>
              <w:r w:rsidRPr="002D2E3E" w:rsidDel="00EE168A">
                <w:rPr>
                  <w:rFonts w:eastAsiaTheme="minorEastAsia"/>
                  <w:noProof/>
                </w:rPr>
                <w:tab/>
              </w:r>
              <w:r w:rsidRPr="00EE168A" w:rsidDel="00EE168A">
                <w:rPr>
                  <w:rStyle w:val="Hyperlink"/>
                  <w:noProof/>
                </w:rPr>
                <w:delText>Generating the PSF XML</w:delText>
              </w:r>
              <w:r w:rsidRPr="002D2E3E" w:rsidDel="00EE168A">
                <w:rPr>
                  <w:noProof/>
                  <w:webHidden/>
                </w:rPr>
                <w:tab/>
                <w:delText>10</w:delText>
              </w:r>
            </w:del>
          </w:ins>
        </w:p>
        <w:p w:rsidR="002D2E3E" w:rsidRPr="002D2E3E" w:rsidDel="00EE168A" w:rsidRDefault="002D2E3E">
          <w:pPr>
            <w:pStyle w:val="TOC2"/>
            <w:tabs>
              <w:tab w:val="left" w:pos="880"/>
              <w:tab w:val="right" w:leader="dot" w:pos="10070"/>
            </w:tabs>
            <w:rPr>
              <w:ins w:id="114" w:author="Christi Hildebrandt" w:date="2018-09-27T18:39:00Z"/>
              <w:del w:id="115" w:author="Fatima Lopez Calzado" w:date="2018-10-02T14:27:00Z"/>
              <w:rFonts w:eastAsiaTheme="minorEastAsia"/>
              <w:noProof/>
            </w:rPr>
          </w:pPr>
          <w:ins w:id="116" w:author="Christi Hildebrandt" w:date="2018-09-27T18:39:00Z">
            <w:del w:id="117" w:author="Fatima Lopez Calzado" w:date="2018-10-02T14:27:00Z">
              <w:r w:rsidRPr="00EE168A" w:rsidDel="00EE168A">
                <w:rPr>
                  <w:rStyle w:val="Hyperlink"/>
                  <w:noProof/>
                </w:rPr>
                <w:delText>4.1</w:delText>
              </w:r>
              <w:r w:rsidRPr="002D2E3E" w:rsidDel="00EE168A">
                <w:rPr>
                  <w:rFonts w:eastAsiaTheme="minorEastAsia"/>
                  <w:noProof/>
                </w:rPr>
                <w:tab/>
              </w:r>
              <w:r w:rsidRPr="00EE168A" w:rsidDel="00EE168A">
                <w:rPr>
                  <w:rStyle w:val="Hyperlink"/>
                  <w:noProof/>
                </w:rPr>
                <w:delText>DT, DAO and Other Updated Java Files</w:delText>
              </w:r>
              <w:r w:rsidRPr="002D2E3E" w:rsidDel="00EE168A">
                <w:rPr>
                  <w:noProof/>
                  <w:webHidden/>
                </w:rPr>
                <w:tab/>
                <w:delText>10</w:delText>
              </w:r>
            </w:del>
          </w:ins>
        </w:p>
        <w:p w:rsidR="002D2E3E" w:rsidRPr="002D2E3E" w:rsidDel="00EE168A" w:rsidRDefault="002D2E3E">
          <w:pPr>
            <w:pStyle w:val="TOC3"/>
            <w:tabs>
              <w:tab w:val="left" w:pos="1100"/>
              <w:tab w:val="right" w:leader="dot" w:pos="10070"/>
            </w:tabs>
            <w:rPr>
              <w:ins w:id="118" w:author="Christi Hildebrandt" w:date="2018-09-27T18:39:00Z"/>
              <w:del w:id="119" w:author="Fatima Lopez Calzado" w:date="2018-10-02T14:27:00Z"/>
              <w:rFonts w:asciiTheme="minorHAnsi" w:eastAsiaTheme="minorEastAsia" w:hAnsiTheme="minorHAnsi" w:cstheme="minorBidi"/>
              <w:noProof/>
              <w:sz w:val="22"/>
              <w:szCs w:val="22"/>
            </w:rPr>
          </w:pPr>
          <w:ins w:id="120" w:author="Christi Hildebrandt" w:date="2018-09-27T18:39:00Z">
            <w:del w:id="121" w:author="Fatima Lopez Calzado" w:date="2018-10-02T14:27:00Z">
              <w:r w:rsidRPr="00EE168A" w:rsidDel="00EE168A">
                <w:rPr>
                  <w:rStyle w:val="Hyperlink"/>
                  <w:rFonts w:asciiTheme="minorHAnsi" w:hAnsiTheme="minorHAnsi"/>
                  <w:noProof/>
                  <w:rPrChange w:id="122" w:author="Fatima Lopez Calzado" w:date="2018-10-02T14:27:00Z">
                    <w:rPr>
                      <w:rStyle w:val="Hyperlink"/>
                      <w:noProof/>
                    </w:rPr>
                  </w:rPrChange>
                </w:rPr>
                <w:delText>4.1.1</w:delText>
              </w:r>
              <w:r w:rsidRPr="002D2E3E" w:rsidDel="00EE168A">
                <w:rPr>
                  <w:rFonts w:asciiTheme="minorHAnsi" w:eastAsiaTheme="minorEastAsia" w:hAnsiTheme="minorHAnsi" w:cstheme="minorBidi"/>
                  <w:noProof/>
                  <w:sz w:val="22"/>
                  <w:szCs w:val="22"/>
                </w:rPr>
                <w:tab/>
              </w:r>
              <w:r w:rsidRPr="00EE168A" w:rsidDel="00EE168A">
                <w:rPr>
                  <w:rStyle w:val="Hyperlink"/>
                  <w:rFonts w:asciiTheme="minorHAnsi" w:hAnsiTheme="minorHAnsi"/>
                  <w:noProof/>
                  <w:rPrChange w:id="123" w:author="Fatima Lopez Calzado" w:date="2018-10-02T14:27:00Z">
                    <w:rPr>
                      <w:rStyle w:val="Hyperlink"/>
                      <w:noProof/>
                    </w:rPr>
                  </w:rPrChange>
                </w:rPr>
                <w:delText>DT</w:delText>
              </w:r>
              <w:r w:rsidRPr="002D2E3E" w:rsidDel="00EE168A">
                <w:rPr>
                  <w:rFonts w:asciiTheme="minorHAnsi" w:hAnsiTheme="minorHAnsi"/>
                  <w:noProof/>
                  <w:webHidden/>
                  <w:rPrChange w:id="124" w:author="Christi Hildebrandt" w:date="2018-09-27T18:39:00Z">
                    <w:rPr>
                      <w:noProof/>
                      <w:webHidden/>
                    </w:rPr>
                  </w:rPrChange>
                </w:rPr>
                <w:tab/>
                <w:delText>11</w:delText>
              </w:r>
            </w:del>
          </w:ins>
        </w:p>
        <w:p w:rsidR="002D2E3E" w:rsidRPr="002D2E3E" w:rsidDel="00EE168A" w:rsidRDefault="002D2E3E">
          <w:pPr>
            <w:pStyle w:val="TOC3"/>
            <w:tabs>
              <w:tab w:val="left" w:pos="1100"/>
              <w:tab w:val="right" w:leader="dot" w:pos="10070"/>
            </w:tabs>
            <w:rPr>
              <w:ins w:id="125" w:author="Christi Hildebrandt" w:date="2018-09-27T18:39:00Z"/>
              <w:del w:id="126" w:author="Fatima Lopez Calzado" w:date="2018-10-02T14:27:00Z"/>
              <w:rFonts w:asciiTheme="minorHAnsi" w:eastAsiaTheme="minorEastAsia" w:hAnsiTheme="minorHAnsi" w:cstheme="minorBidi"/>
              <w:noProof/>
              <w:sz w:val="22"/>
              <w:szCs w:val="22"/>
            </w:rPr>
          </w:pPr>
          <w:ins w:id="127" w:author="Christi Hildebrandt" w:date="2018-09-27T18:39:00Z">
            <w:del w:id="128" w:author="Fatima Lopez Calzado" w:date="2018-10-02T14:27:00Z">
              <w:r w:rsidRPr="00EE168A" w:rsidDel="00EE168A">
                <w:rPr>
                  <w:rStyle w:val="Hyperlink"/>
                  <w:rFonts w:asciiTheme="minorHAnsi" w:hAnsiTheme="minorHAnsi"/>
                  <w:noProof/>
                  <w:rPrChange w:id="129" w:author="Fatima Lopez Calzado" w:date="2018-10-02T14:27:00Z">
                    <w:rPr>
                      <w:rStyle w:val="Hyperlink"/>
                      <w:noProof/>
                    </w:rPr>
                  </w:rPrChange>
                </w:rPr>
                <w:delText>4.1.2</w:delText>
              </w:r>
              <w:r w:rsidRPr="002D2E3E" w:rsidDel="00EE168A">
                <w:rPr>
                  <w:rFonts w:asciiTheme="minorHAnsi" w:eastAsiaTheme="minorEastAsia" w:hAnsiTheme="minorHAnsi" w:cstheme="minorBidi"/>
                  <w:noProof/>
                  <w:sz w:val="22"/>
                  <w:szCs w:val="22"/>
                </w:rPr>
                <w:tab/>
              </w:r>
              <w:r w:rsidRPr="00EE168A" w:rsidDel="00EE168A">
                <w:rPr>
                  <w:rStyle w:val="Hyperlink"/>
                  <w:rFonts w:asciiTheme="minorHAnsi" w:hAnsiTheme="minorHAnsi"/>
                  <w:noProof/>
                  <w:rPrChange w:id="130" w:author="Fatima Lopez Calzado" w:date="2018-10-02T14:27:00Z">
                    <w:rPr>
                      <w:rStyle w:val="Hyperlink"/>
                      <w:noProof/>
                    </w:rPr>
                  </w:rPrChange>
                </w:rPr>
                <w:delText>DAO</w:delText>
              </w:r>
              <w:r w:rsidRPr="002D2E3E" w:rsidDel="00EE168A">
                <w:rPr>
                  <w:rFonts w:asciiTheme="minorHAnsi" w:hAnsiTheme="minorHAnsi"/>
                  <w:noProof/>
                  <w:webHidden/>
                  <w:rPrChange w:id="131" w:author="Christi Hildebrandt" w:date="2018-09-27T18:39:00Z">
                    <w:rPr>
                      <w:noProof/>
                      <w:webHidden/>
                    </w:rPr>
                  </w:rPrChange>
                </w:rPr>
                <w:tab/>
                <w:delText>11</w:delText>
              </w:r>
            </w:del>
          </w:ins>
        </w:p>
        <w:p w:rsidR="002D2E3E" w:rsidRPr="002D2E3E" w:rsidDel="00EE168A" w:rsidRDefault="002D2E3E">
          <w:pPr>
            <w:pStyle w:val="TOC3"/>
            <w:tabs>
              <w:tab w:val="left" w:pos="1100"/>
              <w:tab w:val="right" w:leader="dot" w:pos="10070"/>
            </w:tabs>
            <w:rPr>
              <w:ins w:id="132" w:author="Christi Hildebrandt" w:date="2018-09-27T18:39:00Z"/>
              <w:del w:id="133" w:author="Fatima Lopez Calzado" w:date="2018-10-02T14:27:00Z"/>
              <w:rFonts w:asciiTheme="minorHAnsi" w:eastAsiaTheme="minorEastAsia" w:hAnsiTheme="minorHAnsi" w:cstheme="minorBidi"/>
              <w:noProof/>
              <w:sz w:val="22"/>
              <w:szCs w:val="22"/>
            </w:rPr>
          </w:pPr>
          <w:ins w:id="134" w:author="Christi Hildebrandt" w:date="2018-09-27T18:39:00Z">
            <w:del w:id="135" w:author="Fatima Lopez Calzado" w:date="2018-10-02T14:27:00Z">
              <w:r w:rsidRPr="00EE168A" w:rsidDel="00EE168A">
                <w:rPr>
                  <w:rStyle w:val="Hyperlink"/>
                  <w:rFonts w:asciiTheme="minorHAnsi" w:hAnsiTheme="minorHAnsi"/>
                  <w:noProof/>
                  <w:rPrChange w:id="136" w:author="Fatima Lopez Calzado" w:date="2018-10-02T14:27:00Z">
                    <w:rPr>
                      <w:rStyle w:val="Hyperlink"/>
                      <w:noProof/>
                    </w:rPr>
                  </w:rPrChange>
                </w:rPr>
                <w:delText>4.1.3</w:delText>
              </w:r>
              <w:r w:rsidRPr="002D2E3E" w:rsidDel="00EE168A">
                <w:rPr>
                  <w:rFonts w:asciiTheme="minorHAnsi" w:eastAsiaTheme="minorEastAsia" w:hAnsiTheme="minorHAnsi" w:cstheme="minorBidi"/>
                  <w:noProof/>
                  <w:sz w:val="22"/>
                  <w:szCs w:val="22"/>
                </w:rPr>
                <w:tab/>
              </w:r>
              <w:r w:rsidRPr="00EE168A" w:rsidDel="00EE168A">
                <w:rPr>
                  <w:rStyle w:val="Hyperlink"/>
                  <w:rFonts w:asciiTheme="minorHAnsi" w:hAnsiTheme="minorHAnsi"/>
                  <w:noProof/>
                  <w:rPrChange w:id="137" w:author="Fatima Lopez Calzado" w:date="2018-10-02T14:27:00Z">
                    <w:rPr>
                      <w:rStyle w:val="Hyperlink"/>
                      <w:noProof/>
                    </w:rPr>
                  </w:rPrChange>
                </w:rPr>
                <w:delText>Other Updated Java Files</w:delText>
              </w:r>
              <w:r w:rsidRPr="002D2E3E" w:rsidDel="00EE168A">
                <w:rPr>
                  <w:rFonts w:asciiTheme="minorHAnsi" w:hAnsiTheme="minorHAnsi"/>
                  <w:noProof/>
                  <w:webHidden/>
                  <w:rPrChange w:id="138" w:author="Christi Hildebrandt" w:date="2018-09-27T18:39:00Z">
                    <w:rPr>
                      <w:noProof/>
                      <w:webHidden/>
                    </w:rPr>
                  </w:rPrChange>
                </w:rPr>
                <w:tab/>
                <w:delText>11</w:delText>
              </w:r>
            </w:del>
          </w:ins>
        </w:p>
        <w:p w:rsidR="002D2E3E" w:rsidRPr="002D2E3E" w:rsidDel="00EE168A" w:rsidRDefault="002D2E3E">
          <w:pPr>
            <w:pStyle w:val="TOC2"/>
            <w:tabs>
              <w:tab w:val="left" w:pos="880"/>
              <w:tab w:val="right" w:leader="dot" w:pos="10070"/>
            </w:tabs>
            <w:rPr>
              <w:ins w:id="139" w:author="Christi Hildebrandt" w:date="2018-09-27T18:39:00Z"/>
              <w:del w:id="140" w:author="Fatima Lopez Calzado" w:date="2018-10-02T14:27:00Z"/>
              <w:rFonts w:eastAsiaTheme="minorEastAsia"/>
              <w:noProof/>
            </w:rPr>
          </w:pPr>
          <w:ins w:id="141" w:author="Christi Hildebrandt" w:date="2018-09-27T18:39:00Z">
            <w:del w:id="142" w:author="Fatima Lopez Calzado" w:date="2018-10-02T14:27:00Z">
              <w:r w:rsidRPr="00EE168A" w:rsidDel="00EE168A">
                <w:rPr>
                  <w:rStyle w:val="Hyperlink"/>
                  <w:noProof/>
                </w:rPr>
                <w:delText>4.2</w:delText>
              </w:r>
              <w:r w:rsidRPr="002D2E3E" w:rsidDel="00EE168A">
                <w:rPr>
                  <w:rFonts w:eastAsiaTheme="minorEastAsia"/>
                  <w:noProof/>
                </w:rPr>
                <w:tab/>
              </w:r>
              <w:r w:rsidRPr="00EE168A" w:rsidDel="00EE168A">
                <w:rPr>
                  <w:rStyle w:val="Hyperlink"/>
                  <w:noProof/>
                </w:rPr>
                <w:delText>Generation of the PSF XML from the User Interface</w:delText>
              </w:r>
              <w:r w:rsidRPr="002D2E3E" w:rsidDel="00EE168A">
                <w:rPr>
                  <w:noProof/>
                  <w:webHidden/>
                </w:rPr>
                <w:tab/>
                <w:delText>13</w:delText>
              </w:r>
            </w:del>
          </w:ins>
        </w:p>
        <w:p w:rsidR="00767CCD" w:rsidRPr="002D2E3E" w:rsidDel="00EE168A" w:rsidRDefault="00767CCD">
          <w:pPr>
            <w:pStyle w:val="TOC1"/>
            <w:tabs>
              <w:tab w:val="left" w:pos="400"/>
              <w:tab w:val="right" w:leader="dot" w:pos="10070"/>
            </w:tabs>
            <w:rPr>
              <w:del w:id="143" w:author="Fatima Lopez Calzado" w:date="2018-10-02T14:27:00Z"/>
              <w:rFonts w:eastAsiaTheme="minorEastAsia"/>
              <w:noProof/>
              <w:lang w:val="es-ES_tradnl" w:eastAsia="es-ES_tradnl"/>
            </w:rPr>
          </w:pPr>
          <w:del w:id="144" w:author="Fatima Lopez Calzado" w:date="2018-10-02T14:27:00Z">
            <w:r w:rsidRPr="002D2E3E" w:rsidDel="00EE168A">
              <w:rPr>
                <w:rStyle w:val="Hyperlink"/>
                <w:noProof/>
              </w:rPr>
              <w:delText>1</w:delText>
            </w:r>
            <w:r w:rsidRPr="002D2E3E" w:rsidDel="00EE168A">
              <w:rPr>
                <w:rFonts w:eastAsiaTheme="minorEastAsia"/>
                <w:noProof/>
                <w:lang w:val="es-ES_tradnl" w:eastAsia="es-ES_tradnl"/>
              </w:rPr>
              <w:tab/>
            </w:r>
            <w:r w:rsidRPr="002D2E3E" w:rsidDel="00EE168A">
              <w:rPr>
                <w:rStyle w:val="Hyperlink"/>
                <w:noProof/>
              </w:rPr>
              <w:delText>Introduction</w:delText>
            </w:r>
            <w:r w:rsidRPr="002D2E3E" w:rsidDel="00EE168A">
              <w:rPr>
                <w:noProof/>
                <w:webHidden/>
              </w:rPr>
              <w:tab/>
              <w:delText>4</w:delText>
            </w:r>
          </w:del>
        </w:p>
        <w:p w:rsidR="00767CCD" w:rsidRPr="002D2E3E" w:rsidDel="00EE168A" w:rsidRDefault="00767CCD">
          <w:pPr>
            <w:pStyle w:val="TOC2"/>
            <w:tabs>
              <w:tab w:val="left" w:pos="880"/>
              <w:tab w:val="right" w:leader="dot" w:pos="10070"/>
            </w:tabs>
            <w:rPr>
              <w:del w:id="145" w:author="Fatima Lopez Calzado" w:date="2018-10-02T14:27:00Z"/>
              <w:rFonts w:eastAsiaTheme="minorEastAsia"/>
              <w:noProof/>
              <w:lang w:val="es-ES_tradnl" w:eastAsia="es-ES_tradnl"/>
            </w:rPr>
          </w:pPr>
          <w:del w:id="146" w:author="Fatima Lopez Calzado" w:date="2018-10-02T14:27:00Z">
            <w:r w:rsidRPr="002D2E3E" w:rsidDel="00EE168A">
              <w:rPr>
                <w:rPrChange w:id="147" w:author="Christi Hildebrandt" w:date="2018-09-27T18:39:00Z">
                  <w:rPr>
                    <w:rStyle w:val="Hyperlink"/>
                    <w:noProof/>
                  </w:rPr>
                </w:rPrChange>
              </w:rPr>
              <w:delText>1.1</w:delText>
            </w:r>
            <w:r w:rsidRPr="002D2E3E" w:rsidDel="00EE168A">
              <w:rPr>
                <w:rFonts w:eastAsiaTheme="minorEastAsia"/>
                <w:noProof/>
                <w:lang w:val="es-ES_tradnl" w:eastAsia="es-ES_tradnl"/>
              </w:rPr>
              <w:tab/>
            </w:r>
            <w:r w:rsidRPr="002D2E3E" w:rsidDel="00EE168A">
              <w:rPr>
                <w:rPrChange w:id="148" w:author="Christi Hildebrandt" w:date="2018-09-27T18:39:00Z">
                  <w:rPr>
                    <w:rStyle w:val="Hyperlink"/>
                    <w:noProof/>
                  </w:rPr>
                </w:rPrChange>
              </w:rPr>
              <w:delText>Purpose</w:delText>
            </w:r>
            <w:r w:rsidRPr="002D2E3E" w:rsidDel="00EE168A">
              <w:rPr>
                <w:noProof/>
                <w:webHidden/>
              </w:rPr>
              <w:tab/>
              <w:delText>4</w:delText>
            </w:r>
          </w:del>
        </w:p>
        <w:p w:rsidR="00767CCD" w:rsidRPr="002D2E3E" w:rsidDel="00EE168A" w:rsidRDefault="00767CCD">
          <w:pPr>
            <w:pStyle w:val="TOC2"/>
            <w:tabs>
              <w:tab w:val="left" w:pos="880"/>
              <w:tab w:val="right" w:leader="dot" w:pos="10070"/>
            </w:tabs>
            <w:rPr>
              <w:del w:id="149" w:author="Fatima Lopez Calzado" w:date="2018-10-02T14:27:00Z"/>
              <w:rFonts w:eastAsiaTheme="minorEastAsia"/>
              <w:noProof/>
              <w:lang w:val="es-ES_tradnl" w:eastAsia="es-ES_tradnl"/>
            </w:rPr>
          </w:pPr>
          <w:del w:id="150" w:author="Fatima Lopez Calzado" w:date="2018-10-02T14:27:00Z">
            <w:r w:rsidRPr="002D2E3E" w:rsidDel="00EE168A">
              <w:rPr>
                <w:rPrChange w:id="151" w:author="Christi Hildebrandt" w:date="2018-09-27T18:39:00Z">
                  <w:rPr>
                    <w:rStyle w:val="Hyperlink"/>
                    <w:noProof/>
                  </w:rPr>
                </w:rPrChange>
              </w:rPr>
              <w:delText>1.2</w:delText>
            </w:r>
            <w:r w:rsidRPr="002D2E3E" w:rsidDel="00EE168A">
              <w:rPr>
                <w:rFonts w:eastAsiaTheme="minorEastAsia"/>
                <w:noProof/>
                <w:lang w:val="es-ES_tradnl" w:eastAsia="es-ES_tradnl"/>
              </w:rPr>
              <w:tab/>
            </w:r>
            <w:r w:rsidRPr="002D2E3E" w:rsidDel="00EE168A">
              <w:rPr>
                <w:rPrChange w:id="152" w:author="Christi Hildebrandt" w:date="2018-09-27T18:39:00Z">
                  <w:rPr>
                    <w:rStyle w:val="Hyperlink"/>
                    <w:noProof/>
                  </w:rPr>
                </w:rPrChange>
              </w:rPr>
              <w:delText>Background &amp; Scope</w:delText>
            </w:r>
            <w:r w:rsidRPr="002D2E3E" w:rsidDel="00EE168A">
              <w:rPr>
                <w:noProof/>
                <w:webHidden/>
              </w:rPr>
              <w:tab/>
              <w:delText>4</w:delText>
            </w:r>
          </w:del>
        </w:p>
        <w:p w:rsidR="00767CCD" w:rsidRPr="002D2E3E" w:rsidDel="00EE168A" w:rsidRDefault="00767CCD">
          <w:pPr>
            <w:pStyle w:val="TOC2"/>
            <w:tabs>
              <w:tab w:val="left" w:pos="880"/>
              <w:tab w:val="right" w:leader="dot" w:pos="10070"/>
            </w:tabs>
            <w:rPr>
              <w:del w:id="153" w:author="Fatima Lopez Calzado" w:date="2018-10-02T14:27:00Z"/>
              <w:rFonts w:eastAsiaTheme="minorEastAsia"/>
              <w:noProof/>
              <w:lang w:val="es-ES_tradnl" w:eastAsia="es-ES_tradnl"/>
            </w:rPr>
          </w:pPr>
          <w:del w:id="154" w:author="Fatima Lopez Calzado" w:date="2018-10-02T14:27:00Z">
            <w:r w:rsidRPr="002D2E3E" w:rsidDel="00EE168A">
              <w:rPr>
                <w:rPrChange w:id="155" w:author="Christi Hildebrandt" w:date="2018-09-27T18:39:00Z">
                  <w:rPr>
                    <w:rStyle w:val="Hyperlink"/>
                    <w:noProof/>
                  </w:rPr>
                </w:rPrChange>
              </w:rPr>
              <w:delText>1.3</w:delText>
            </w:r>
            <w:r w:rsidRPr="002D2E3E" w:rsidDel="00EE168A">
              <w:rPr>
                <w:rFonts w:eastAsiaTheme="minorEastAsia"/>
                <w:noProof/>
                <w:lang w:val="es-ES_tradnl" w:eastAsia="es-ES_tradnl"/>
              </w:rPr>
              <w:tab/>
            </w:r>
            <w:r w:rsidRPr="002D2E3E" w:rsidDel="00EE168A">
              <w:rPr>
                <w:rPrChange w:id="156" w:author="Christi Hildebrandt" w:date="2018-09-27T18:39:00Z">
                  <w:rPr>
                    <w:rStyle w:val="Hyperlink"/>
                    <w:noProof/>
                  </w:rPr>
                </w:rPrChange>
              </w:rPr>
              <w:delText>Document Organization and Usage</w:delText>
            </w:r>
            <w:r w:rsidRPr="002D2E3E" w:rsidDel="00EE168A">
              <w:rPr>
                <w:noProof/>
                <w:webHidden/>
              </w:rPr>
              <w:tab/>
              <w:delText>4</w:delText>
            </w:r>
          </w:del>
        </w:p>
        <w:p w:rsidR="00767CCD" w:rsidRPr="002D2E3E" w:rsidDel="00EE168A" w:rsidRDefault="00767CCD">
          <w:pPr>
            <w:pStyle w:val="TOC2"/>
            <w:tabs>
              <w:tab w:val="left" w:pos="880"/>
              <w:tab w:val="right" w:leader="dot" w:pos="10070"/>
            </w:tabs>
            <w:rPr>
              <w:del w:id="157" w:author="Fatima Lopez Calzado" w:date="2018-10-02T14:27:00Z"/>
              <w:rFonts w:eastAsiaTheme="minorEastAsia"/>
              <w:noProof/>
              <w:lang w:val="es-ES_tradnl" w:eastAsia="es-ES_tradnl"/>
            </w:rPr>
          </w:pPr>
          <w:del w:id="158" w:author="Fatima Lopez Calzado" w:date="2018-10-02T14:27:00Z">
            <w:r w:rsidRPr="002D2E3E" w:rsidDel="00EE168A">
              <w:rPr>
                <w:rPrChange w:id="159" w:author="Christi Hildebrandt" w:date="2018-09-27T18:39:00Z">
                  <w:rPr>
                    <w:rStyle w:val="Hyperlink"/>
                    <w:noProof/>
                  </w:rPr>
                </w:rPrChange>
              </w:rPr>
              <w:delText>1.4</w:delText>
            </w:r>
            <w:r w:rsidRPr="002D2E3E" w:rsidDel="00EE168A">
              <w:rPr>
                <w:rFonts w:eastAsiaTheme="minorEastAsia"/>
                <w:noProof/>
                <w:lang w:val="es-ES_tradnl" w:eastAsia="es-ES_tradnl"/>
              </w:rPr>
              <w:tab/>
            </w:r>
            <w:r w:rsidRPr="002D2E3E" w:rsidDel="00EE168A">
              <w:rPr>
                <w:rPrChange w:id="160" w:author="Christi Hildebrandt" w:date="2018-09-27T18:39:00Z">
                  <w:rPr>
                    <w:rStyle w:val="Hyperlink"/>
                    <w:noProof/>
                  </w:rPr>
                </w:rPrChange>
              </w:rPr>
              <w:delText>Key Terminology and Acronyms</w:delText>
            </w:r>
            <w:r w:rsidRPr="002D2E3E" w:rsidDel="00EE168A">
              <w:rPr>
                <w:noProof/>
                <w:webHidden/>
              </w:rPr>
              <w:tab/>
              <w:delText>4</w:delText>
            </w:r>
          </w:del>
        </w:p>
        <w:p w:rsidR="00767CCD" w:rsidRPr="002D2E3E" w:rsidDel="00EE168A" w:rsidRDefault="00767CCD">
          <w:pPr>
            <w:pStyle w:val="TOC1"/>
            <w:tabs>
              <w:tab w:val="left" w:pos="400"/>
              <w:tab w:val="right" w:leader="dot" w:pos="10070"/>
            </w:tabs>
            <w:rPr>
              <w:del w:id="161" w:author="Fatima Lopez Calzado" w:date="2018-10-02T14:27:00Z"/>
              <w:rFonts w:eastAsiaTheme="minorEastAsia"/>
              <w:noProof/>
              <w:lang w:val="es-ES_tradnl" w:eastAsia="es-ES_tradnl"/>
            </w:rPr>
          </w:pPr>
          <w:del w:id="162" w:author="Fatima Lopez Calzado" w:date="2018-10-02T14:27:00Z">
            <w:r w:rsidRPr="002D2E3E" w:rsidDel="00EE168A">
              <w:rPr>
                <w:rPrChange w:id="163" w:author="Christi Hildebrandt" w:date="2018-09-27T18:39:00Z">
                  <w:rPr>
                    <w:rStyle w:val="Hyperlink"/>
                    <w:noProof/>
                  </w:rPr>
                </w:rPrChange>
              </w:rPr>
              <w:delText>2</w:delText>
            </w:r>
            <w:r w:rsidRPr="002D2E3E" w:rsidDel="00EE168A">
              <w:rPr>
                <w:rFonts w:eastAsiaTheme="minorEastAsia"/>
                <w:noProof/>
                <w:lang w:val="es-ES_tradnl" w:eastAsia="es-ES_tradnl"/>
              </w:rPr>
              <w:tab/>
            </w:r>
            <w:r w:rsidRPr="002D2E3E" w:rsidDel="00EE168A">
              <w:rPr>
                <w:rPrChange w:id="164" w:author="Christi Hildebrandt" w:date="2018-09-27T18:39:00Z">
                  <w:rPr>
                    <w:rStyle w:val="Hyperlink"/>
                    <w:noProof/>
                  </w:rPr>
                </w:rPrChange>
              </w:rPr>
              <w:delText>PSF Overview</w:delText>
            </w:r>
            <w:r w:rsidRPr="002D2E3E" w:rsidDel="00EE168A">
              <w:rPr>
                <w:noProof/>
                <w:webHidden/>
              </w:rPr>
              <w:tab/>
              <w:delText>6</w:delText>
            </w:r>
          </w:del>
        </w:p>
        <w:p w:rsidR="00767CCD" w:rsidRPr="002D2E3E" w:rsidDel="00EE168A" w:rsidRDefault="00767CCD">
          <w:pPr>
            <w:pStyle w:val="TOC1"/>
            <w:tabs>
              <w:tab w:val="left" w:pos="400"/>
              <w:tab w:val="right" w:leader="dot" w:pos="10070"/>
            </w:tabs>
            <w:rPr>
              <w:del w:id="165" w:author="Fatima Lopez Calzado" w:date="2018-10-02T14:27:00Z"/>
              <w:rFonts w:eastAsiaTheme="minorEastAsia"/>
              <w:noProof/>
              <w:lang w:val="es-ES_tradnl" w:eastAsia="es-ES_tradnl"/>
            </w:rPr>
          </w:pPr>
          <w:del w:id="166" w:author="Fatima Lopez Calzado" w:date="2018-10-02T14:27:00Z">
            <w:r w:rsidRPr="002D2E3E" w:rsidDel="00EE168A">
              <w:rPr>
                <w:rPrChange w:id="167" w:author="Christi Hildebrandt" w:date="2018-09-27T18:39:00Z">
                  <w:rPr>
                    <w:rStyle w:val="Hyperlink"/>
                    <w:noProof/>
                  </w:rPr>
                </w:rPrChange>
              </w:rPr>
              <w:delText>3</w:delText>
            </w:r>
            <w:r w:rsidRPr="002D2E3E" w:rsidDel="00EE168A">
              <w:rPr>
                <w:rFonts w:eastAsiaTheme="minorEastAsia"/>
                <w:noProof/>
                <w:lang w:val="es-ES_tradnl" w:eastAsia="es-ES_tradnl"/>
              </w:rPr>
              <w:tab/>
            </w:r>
            <w:r w:rsidRPr="002D2E3E" w:rsidDel="00EE168A">
              <w:rPr>
                <w:rPrChange w:id="168" w:author="Christi Hildebrandt" w:date="2018-09-27T18:39:00Z">
                  <w:rPr>
                    <w:rStyle w:val="Hyperlink"/>
                    <w:noProof/>
                  </w:rPr>
                </w:rPrChange>
              </w:rPr>
              <w:delText>Populating the Flat tables</w:delText>
            </w:r>
            <w:r w:rsidRPr="002D2E3E" w:rsidDel="00EE168A">
              <w:rPr>
                <w:noProof/>
                <w:webHidden/>
              </w:rPr>
              <w:tab/>
              <w:delText>6</w:delText>
            </w:r>
          </w:del>
        </w:p>
        <w:p w:rsidR="00767CCD" w:rsidRPr="002D2E3E" w:rsidDel="00EE168A" w:rsidRDefault="00767CCD">
          <w:pPr>
            <w:pStyle w:val="TOC2"/>
            <w:tabs>
              <w:tab w:val="left" w:pos="880"/>
              <w:tab w:val="right" w:leader="dot" w:pos="10070"/>
            </w:tabs>
            <w:rPr>
              <w:del w:id="169" w:author="Fatima Lopez Calzado" w:date="2018-10-02T14:27:00Z"/>
              <w:rFonts w:eastAsiaTheme="minorEastAsia"/>
              <w:noProof/>
              <w:lang w:val="es-ES_tradnl" w:eastAsia="es-ES_tradnl"/>
            </w:rPr>
          </w:pPr>
          <w:del w:id="170" w:author="Fatima Lopez Calzado" w:date="2018-10-02T14:27:00Z">
            <w:r w:rsidRPr="002D2E3E" w:rsidDel="00EE168A">
              <w:rPr>
                <w:rPrChange w:id="171" w:author="Christi Hildebrandt" w:date="2018-09-27T18:39:00Z">
                  <w:rPr>
                    <w:rStyle w:val="Hyperlink"/>
                    <w:noProof/>
                  </w:rPr>
                </w:rPrChange>
              </w:rPr>
              <w:delText>3.1</w:delText>
            </w:r>
            <w:r w:rsidRPr="002D2E3E" w:rsidDel="00EE168A">
              <w:rPr>
                <w:rFonts w:eastAsiaTheme="minorEastAsia"/>
                <w:noProof/>
                <w:lang w:val="es-ES_tradnl" w:eastAsia="es-ES_tradnl"/>
              </w:rPr>
              <w:tab/>
            </w:r>
            <w:r w:rsidRPr="002D2E3E" w:rsidDel="00EE168A">
              <w:rPr>
                <w:rPrChange w:id="172" w:author="Christi Hildebrandt" w:date="2018-09-27T18:39:00Z">
                  <w:rPr>
                    <w:rStyle w:val="Hyperlink"/>
                    <w:noProof/>
                  </w:rPr>
                </w:rPrChange>
              </w:rPr>
              <w:delText>Batch file</w:delText>
            </w:r>
            <w:r w:rsidRPr="002D2E3E" w:rsidDel="00EE168A">
              <w:rPr>
                <w:noProof/>
                <w:webHidden/>
              </w:rPr>
              <w:tab/>
              <w:delText>7</w:delText>
            </w:r>
          </w:del>
        </w:p>
        <w:p w:rsidR="00767CCD" w:rsidRPr="002D2E3E" w:rsidDel="00EE168A" w:rsidRDefault="00767CCD">
          <w:pPr>
            <w:pStyle w:val="TOC2"/>
            <w:tabs>
              <w:tab w:val="left" w:pos="880"/>
              <w:tab w:val="right" w:leader="dot" w:pos="10070"/>
            </w:tabs>
            <w:rPr>
              <w:del w:id="173" w:author="Fatima Lopez Calzado" w:date="2018-10-02T14:27:00Z"/>
              <w:rFonts w:eastAsiaTheme="minorEastAsia"/>
              <w:noProof/>
              <w:lang w:val="es-ES_tradnl" w:eastAsia="es-ES_tradnl"/>
            </w:rPr>
          </w:pPr>
          <w:del w:id="174" w:author="Fatima Lopez Calzado" w:date="2018-10-02T14:27:00Z">
            <w:r w:rsidRPr="002D2E3E" w:rsidDel="00EE168A">
              <w:rPr>
                <w:rPrChange w:id="175" w:author="Christi Hildebrandt" w:date="2018-09-27T18:39:00Z">
                  <w:rPr>
                    <w:rStyle w:val="Hyperlink"/>
                    <w:noProof/>
                  </w:rPr>
                </w:rPrChange>
              </w:rPr>
              <w:delText>3.2</w:delText>
            </w:r>
            <w:r w:rsidRPr="002D2E3E" w:rsidDel="00EE168A">
              <w:rPr>
                <w:rFonts w:eastAsiaTheme="minorEastAsia"/>
                <w:noProof/>
                <w:lang w:val="es-ES_tradnl" w:eastAsia="es-ES_tradnl"/>
              </w:rPr>
              <w:tab/>
            </w:r>
            <w:r w:rsidRPr="002D2E3E" w:rsidDel="00EE168A">
              <w:rPr>
                <w:rPrChange w:id="176" w:author="Christi Hildebrandt" w:date="2018-09-27T18:39:00Z">
                  <w:rPr>
                    <w:rStyle w:val="Hyperlink"/>
                    <w:noProof/>
                  </w:rPr>
                </w:rPrChange>
              </w:rPr>
              <w:delText>Java class</w:delText>
            </w:r>
            <w:r w:rsidRPr="002D2E3E" w:rsidDel="00EE168A">
              <w:rPr>
                <w:noProof/>
                <w:webHidden/>
              </w:rPr>
              <w:tab/>
              <w:delText>8</w:delText>
            </w:r>
          </w:del>
        </w:p>
        <w:p w:rsidR="00767CCD" w:rsidRPr="002D2E3E" w:rsidDel="00EE168A" w:rsidRDefault="00767CCD">
          <w:pPr>
            <w:pStyle w:val="TOC2"/>
            <w:tabs>
              <w:tab w:val="left" w:pos="880"/>
              <w:tab w:val="right" w:leader="dot" w:pos="10070"/>
            </w:tabs>
            <w:rPr>
              <w:del w:id="177" w:author="Fatima Lopez Calzado" w:date="2018-10-02T14:27:00Z"/>
              <w:rFonts w:eastAsiaTheme="minorEastAsia"/>
              <w:noProof/>
              <w:lang w:val="es-ES_tradnl" w:eastAsia="es-ES_tradnl"/>
            </w:rPr>
          </w:pPr>
          <w:del w:id="178" w:author="Fatima Lopez Calzado" w:date="2018-10-02T14:27:00Z">
            <w:r w:rsidRPr="002D2E3E" w:rsidDel="00EE168A">
              <w:rPr>
                <w:rPrChange w:id="179" w:author="Christi Hildebrandt" w:date="2018-09-27T18:39:00Z">
                  <w:rPr>
                    <w:rStyle w:val="Hyperlink"/>
                    <w:noProof/>
                  </w:rPr>
                </w:rPrChange>
              </w:rPr>
              <w:delText>3.3</w:delText>
            </w:r>
            <w:r w:rsidRPr="002D2E3E" w:rsidDel="00EE168A">
              <w:rPr>
                <w:rFonts w:eastAsiaTheme="minorEastAsia"/>
                <w:noProof/>
                <w:lang w:val="es-ES_tradnl" w:eastAsia="es-ES_tradnl"/>
              </w:rPr>
              <w:tab/>
            </w:r>
            <w:r w:rsidRPr="002D2E3E" w:rsidDel="00EE168A">
              <w:rPr>
                <w:rPrChange w:id="180" w:author="Christi Hildebrandt" w:date="2018-09-27T18:39:00Z">
                  <w:rPr>
                    <w:rStyle w:val="Hyperlink"/>
                    <w:noProof/>
                  </w:rPr>
                </w:rPrChange>
              </w:rPr>
              <w:delText>Stored procedure</w:delText>
            </w:r>
            <w:r w:rsidRPr="002D2E3E" w:rsidDel="00EE168A">
              <w:rPr>
                <w:noProof/>
                <w:webHidden/>
              </w:rPr>
              <w:tab/>
              <w:delText>8</w:delText>
            </w:r>
          </w:del>
        </w:p>
        <w:p w:rsidR="00767CCD" w:rsidRPr="002D2E3E" w:rsidDel="00EE168A" w:rsidRDefault="00767CCD">
          <w:pPr>
            <w:pStyle w:val="TOC2"/>
            <w:tabs>
              <w:tab w:val="left" w:pos="880"/>
              <w:tab w:val="right" w:leader="dot" w:pos="10070"/>
            </w:tabs>
            <w:rPr>
              <w:del w:id="181" w:author="Fatima Lopez Calzado" w:date="2018-10-02T14:27:00Z"/>
              <w:rFonts w:eastAsiaTheme="minorEastAsia"/>
              <w:noProof/>
              <w:lang w:val="es-ES_tradnl" w:eastAsia="es-ES_tradnl"/>
            </w:rPr>
          </w:pPr>
          <w:del w:id="182" w:author="Fatima Lopez Calzado" w:date="2018-10-02T14:27:00Z">
            <w:r w:rsidRPr="002D2E3E" w:rsidDel="00EE168A">
              <w:rPr>
                <w:rPrChange w:id="183" w:author="Christi Hildebrandt" w:date="2018-09-27T18:39:00Z">
                  <w:rPr>
                    <w:rStyle w:val="Hyperlink"/>
                    <w:noProof/>
                  </w:rPr>
                </w:rPrChange>
              </w:rPr>
              <w:delText>3.4</w:delText>
            </w:r>
            <w:r w:rsidRPr="002D2E3E" w:rsidDel="00EE168A">
              <w:rPr>
                <w:rFonts w:eastAsiaTheme="minorEastAsia"/>
                <w:noProof/>
                <w:lang w:val="es-ES_tradnl" w:eastAsia="es-ES_tradnl"/>
              </w:rPr>
              <w:tab/>
            </w:r>
            <w:r w:rsidRPr="002D2E3E" w:rsidDel="00EE168A">
              <w:rPr>
                <w:rPrChange w:id="184" w:author="Christi Hildebrandt" w:date="2018-09-27T18:39:00Z">
                  <w:rPr>
                    <w:rStyle w:val="Hyperlink"/>
                    <w:noProof/>
                  </w:rPr>
                </w:rPrChange>
              </w:rPr>
              <w:delText>Flat tables</w:delText>
            </w:r>
            <w:r w:rsidRPr="002D2E3E" w:rsidDel="00EE168A">
              <w:rPr>
                <w:noProof/>
                <w:webHidden/>
              </w:rPr>
              <w:tab/>
              <w:delText>9</w:delText>
            </w:r>
          </w:del>
        </w:p>
        <w:p w:rsidR="00767CCD" w:rsidRPr="002D2E3E" w:rsidDel="00EE168A" w:rsidRDefault="00767CCD">
          <w:pPr>
            <w:pStyle w:val="TOC3"/>
            <w:tabs>
              <w:tab w:val="left" w:pos="1100"/>
              <w:tab w:val="right" w:leader="dot" w:pos="10070"/>
            </w:tabs>
            <w:rPr>
              <w:del w:id="185" w:author="Fatima Lopez Calzado" w:date="2018-10-02T14:27:00Z"/>
              <w:rFonts w:asciiTheme="minorHAnsi" w:eastAsiaTheme="minorEastAsia" w:hAnsiTheme="minorHAnsi" w:cstheme="minorBidi"/>
              <w:noProof/>
              <w:sz w:val="22"/>
              <w:szCs w:val="22"/>
              <w:lang w:val="es-ES_tradnl" w:eastAsia="es-ES_tradnl"/>
            </w:rPr>
          </w:pPr>
          <w:del w:id="186" w:author="Fatima Lopez Calzado" w:date="2018-10-02T14:27:00Z">
            <w:r w:rsidRPr="002D2E3E" w:rsidDel="00EE168A">
              <w:rPr>
                <w:rFonts w:asciiTheme="minorHAnsi" w:hAnsiTheme="minorHAnsi"/>
                <w:rPrChange w:id="187" w:author="Christi Hildebrandt" w:date="2018-09-27T18:39:00Z">
                  <w:rPr>
                    <w:rStyle w:val="Hyperlink"/>
                    <w:noProof/>
                  </w:rPr>
                </w:rPrChange>
              </w:rPr>
              <w:delText>3.4.1</w:delText>
            </w:r>
            <w:r w:rsidRPr="002D2E3E" w:rsidDel="00EE168A">
              <w:rPr>
                <w:rFonts w:asciiTheme="minorHAnsi" w:eastAsiaTheme="minorEastAsia" w:hAnsiTheme="minorHAnsi" w:cstheme="minorBidi"/>
                <w:noProof/>
                <w:sz w:val="22"/>
                <w:szCs w:val="22"/>
                <w:lang w:val="es-ES_tradnl" w:eastAsia="es-ES_tradnl"/>
              </w:rPr>
              <w:tab/>
            </w:r>
            <w:r w:rsidRPr="002D2E3E" w:rsidDel="00EE168A">
              <w:rPr>
                <w:rFonts w:asciiTheme="minorHAnsi" w:hAnsiTheme="minorHAnsi"/>
                <w:rPrChange w:id="188" w:author="Christi Hildebrandt" w:date="2018-09-27T18:39:00Z">
                  <w:rPr>
                    <w:rStyle w:val="Hyperlink"/>
                    <w:noProof/>
                  </w:rPr>
                </w:rPrChange>
              </w:rPr>
              <w:delText>Lookups</w:delText>
            </w:r>
            <w:r w:rsidRPr="002D2E3E" w:rsidDel="00EE168A">
              <w:rPr>
                <w:rFonts w:asciiTheme="minorHAnsi" w:hAnsiTheme="minorHAnsi"/>
                <w:noProof/>
                <w:webHidden/>
              </w:rPr>
              <w:tab/>
              <w:delText>10</w:delText>
            </w:r>
          </w:del>
        </w:p>
        <w:p w:rsidR="00767CCD" w:rsidRPr="002D2E3E" w:rsidDel="00EE168A" w:rsidRDefault="00767CCD">
          <w:pPr>
            <w:pStyle w:val="TOC1"/>
            <w:tabs>
              <w:tab w:val="left" w:pos="400"/>
              <w:tab w:val="right" w:leader="dot" w:pos="10070"/>
            </w:tabs>
            <w:rPr>
              <w:del w:id="189" w:author="Fatima Lopez Calzado" w:date="2018-10-02T14:27:00Z"/>
              <w:rFonts w:eastAsiaTheme="minorEastAsia"/>
              <w:noProof/>
              <w:lang w:val="es-ES_tradnl" w:eastAsia="es-ES_tradnl"/>
            </w:rPr>
          </w:pPr>
          <w:del w:id="190" w:author="Fatima Lopez Calzado" w:date="2018-10-02T14:27:00Z">
            <w:r w:rsidRPr="002D2E3E" w:rsidDel="00EE168A">
              <w:rPr>
                <w:rPrChange w:id="191" w:author="Christi Hildebrandt" w:date="2018-09-27T18:39:00Z">
                  <w:rPr>
                    <w:rStyle w:val="Hyperlink"/>
                    <w:noProof/>
                  </w:rPr>
                </w:rPrChange>
              </w:rPr>
              <w:delText>4</w:delText>
            </w:r>
            <w:r w:rsidRPr="002D2E3E" w:rsidDel="00EE168A">
              <w:rPr>
                <w:rFonts w:eastAsiaTheme="minorEastAsia"/>
                <w:noProof/>
                <w:lang w:val="es-ES_tradnl" w:eastAsia="es-ES_tradnl"/>
              </w:rPr>
              <w:tab/>
            </w:r>
            <w:r w:rsidRPr="002D2E3E" w:rsidDel="00EE168A">
              <w:rPr>
                <w:rPrChange w:id="192" w:author="Christi Hildebrandt" w:date="2018-09-27T18:39:00Z">
                  <w:rPr>
                    <w:rStyle w:val="Hyperlink"/>
                    <w:noProof/>
                  </w:rPr>
                </w:rPrChange>
              </w:rPr>
              <w:delText>Generating the XML</w:delText>
            </w:r>
            <w:r w:rsidRPr="002D2E3E" w:rsidDel="00EE168A">
              <w:rPr>
                <w:noProof/>
                <w:webHidden/>
              </w:rPr>
              <w:tab/>
              <w:delText>10</w:delText>
            </w:r>
          </w:del>
        </w:p>
        <w:p w:rsidR="00767CCD" w:rsidRPr="002D2E3E" w:rsidDel="00EE168A" w:rsidRDefault="00767CCD">
          <w:pPr>
            <w:pStyle w:val="TOC2"/>
            <w:tabs>
              <w:tab w:val="left" w:pos="880"/>
              <w:tab w:val="right" w:leader="dot" w:pos="10070"/>
            </w:tabs>
            <w:rPr>
              <w:del w:id="193" w:author="Fatima Lopez Calzado" w:date="2018-10-02T14:27:00Z"/>
              <w:rFonts w:eastAsiaTheme="minorEastAsia"/>
              <w:noProof/>
              <w:lang w:val="es-ES_tradnl" w:eastAsia="es-ES_tradnl"/>
            </w:rPr>
          </w:pPr>
          <w:del w:id="194" w:author="Fatima Lopez Calzado" w:date="2018-10-02T14:27:00Z">
            <w:r w:rsidRPr="002D2E3E" w:rsidDel="00EE168A">
              <w:rPr>
                <w:rPrChange w:id="195" w:author="Christi Hildebrandt" w:date="2018-09-27T18:39:00Z">
                  <w:rPr>
                    <w:rStyle w:val="Hyperlink"/>
                    <w:noProof/>
                  </w:rPr>
                </w:rPrChange>
              </w:rPr>
              <w:delText>4.1</w:delText>
            </w:r>
            <w:r w:rsidRPr="002D2E3E" w:rsidDel="00EE168A">
              <w:rPr>
                <w:rFonts w:eastAsiaTheme="minorEastAsia"/>
                <w:noProof/>
                <w:lang w:val="es-ES_tradnl" w:eastAsia="es-ES_tradnl"/>
              </w:rPr>
              <w:tab/>
            </w:r>
            <w:r w:rsidRPr="002D2E3E" w:rsidDel="00EE168A">
              <w:rPr>
                <w:rPrChange w:id="196" w:author="Christi Hildebrandt" w:date="2018-09-27T18:39:00Z">
                  <w:rPr>
                    <w:rStyle w:val="Hyperlink"/>
                    <w:noProof/>
                  </w:rPr>
                </w:rPrChange>
              </w:rPr>
              <w:delText>DT, DAO and rest of Java files</w:delText>
            </w:r>
            <w:r w:rsidRPr="002D2E3E" w:rsidDel="00EE168A">
              <w:rPr>
                <w:noProof/>
                <w:webHidden/>
              </w:rPr>
              <w:tab/>
              <w:delText>10</w:delText>
            </w:r>
          </w:del>
        </w:p>
        <w:p w:rsidR="00767CCD" w:rsidRPr="002D2E3E" w:rsidDel="00EE168A" w:rsidRDefault="00767CCD">
          <w:pPr>
            <w:pStyle w:val="TOC3"/>
            <w:tabs>
              <w:tab w:val="left" w:pos="1100"/>
              <w:tab w:val="right" w:leader="dot" w:pos="10070"/>
            </w:tabs>
            <w:rPr>
              <w:del w:id="197" w:author="Fatima Lopez Calzado" w:date="2018-10-02T14:27:00Z"/>
              <w:rFonts w:asciiTheme="minorHAnsi" w:eastAsiaTheme="minorEastAsia" w:hAnsiTheme="minorHAnsi" w:cstheme="minorBidi"/>
              <w:noProof/>
              <w:sz w:val="22"/>
              <w:szCs w:val="22"/>
              <w:lang w:val="es-ES_tradnl" w:eastAsia="es-ES_tradnl"/>
            </w:rPr>
          </w:pPr>
          <w:del w:id="198" w:author="Fatima Lopez Calzado" w:date="2018-10-02T14:27:00Z">
            <w:r w:rsidRPr="002D2E3E" w:rsidDel="00EE168A">
              <w:rPr>
                <w:rFonts w:asciiTheme="minorHAnsi" w:hAnsiTheme="minorHAnsi"/>
                <w:rPrChange w:id="199" w:author="Christi Hildebrandt" w:date="2018-09-27T18:39:00Z">
                  <w:rPr>
                    <w:rStyle w:val="Hyperlink"/>
                    <w:noProof/>
                  </w:rPr>
                </w:rPrChange>
              </w:rPr>
              <w:delText>4.1.1</w:delText>
            </w:r>
            <w:r w:rsidRPr="002D2E3E" w:rsidDel="00EE168A">
              <w:rPr>
                <w:rFonts w:asciiTheme="minorHAnsi" w:eastAsiaTheme="minorEastAsia" w:hAnsiTheme="minorHAnsi" w:cstheme="minorBidi"/>
                <w:noProof/>
                <w:sz w:val="22"/>
                <w:szCs w:val="22"/>
                <w:lang w:val="es-ES_tradnl" w:eastAsia="es-ES_tradnl"/>
              </w:rPr>
              <w:tab/>
            </w:r>
            <w:r w:rsidRPr="002D2E3E" w:rsidDel="00EE168A">
              <w:rPr>
                <w:rFonts w:asciiTheme="minorHAnsi" w:hAnsiTheme="minorHAnsi"/>
                <w:rPrChange w:id="200" w:author="Christi Hildebrandt" w:date="2018-09-27T18:39:00Z">
                  <w:rPr>
                    <w:rStyle w:val="Hyperlink"/>
                    <w:noProof/>
                  </w:rPr>
                </w:rPrChange>
              </w:rPr>
              <w:delText>DT</w:delText>
            </w:r>
            <w:r w:rsidRPr="002D2E3E" w:rsidDel="00EE168A">
              <w:rPr>
                <w:rFonts w:asciiTheme="minorHAnsi" w:hAnsiTheme="minorHAnsi"/>
                <w:noProof/>
                <w:webHidden/>
              </w:rPr>
              <w:tab/>
              <w:delText>11</w:delText>
            </w:r>
          </w:del>
        </w:p>
        <w:p w:rsidR="00767CCD" w:rsidRPr="002D2E3E" w:rsidDel="00EE168A" w:rsidRDefault="00767CCD">
          <w:pPr>
            <w:pStyle w:val="TOC3"/>
            <w:tabs>
              <w:tab w:val="left" w:pos="1100"/>
              <w:tab w:val="right" w:leader="dot" w:pos="10070"/>
            </w:tabs>
            <w:rPr>
              <w:del w:id="201" w:author="Fatima Lopez Calzado" w:date="2018-10-02T14:27:00Z"/>
              <w:rFonts w:asciiTheme="minorHAnsi" w:eastAsiaTheme="minorEastAsia" w:hAnsiTheme="minorHAnsi" w:cstheme="minorBidi"/>
              <w:noProof/>
              <w:sz w:val="22"/>
              <w:szCs w:val="22"/>
              <w:lang w:val="es-ES_tradnl" w:eastAsia="es-ES_tradnl"/>
            </w:rPr>
          </w:pPr>
          <w:del w:id="202" w:author="Fatima Lopez Calzado" w:date="2018-10-02T14:27:00Z">
            <w:r w:rsidRPr="002D2E3E" w:rsidDel="00EE168A">
              <w:rPr>
                <w:rFonts w:asciiTheme="minorHAnsi" w:hAnsiTheme="minorHAnsi"/>
                <w:rPrChange w:id="203" w:author="Christi Hildebrandt" w:date="2018-09-27T18:39:00Z">
                  <w:rPr>
                    <w:rStyle w:val="Hyperlink"/>
                    <w:noProof/>
                  </w:rPr>
                </w:rPrChange>
              </w:rPr>
              <w:delText>4.1.2</w:delText>
            </w:r>
            <w:r w:rsidRPr="002D2E3E" w:rsidDel="00EE168A">
              <w:rPr>
                <w:rFonts w:asciiTheme="minorHAnsi" w:eastAsiaTheme="minorEastAsia" w:hAnsiTheme="minorHAnsi" w:cstheme="minorBidi"/>
                <w:noProof/>
                <w:sz w:val="22"/>
                <w:szCs w:val="22"/>
                <w:lang w:val="es-ES_tradnl" w:eastAsia="es-ES_tradnl"/>
              </w:rPr>
              <w:tab/>
            </w:r>
            <w:r w:rsidRPr="002D2E3E" w:rsidDel="00EE168A">
              <w:rPr>
                <w:rFonts w:asciiTheme="minorHAnsi" w:hAnsiTheme="minorHAnsi"/>
                <w:rPrChange w:id="204" w:author="Christi Hildebrandt" w:date="2018-09-27T18:39:00Z">
                  <w:rPr>
                    <w:rStyle w:val="Hyperlink"/>
                    <w:noProof/>
                  </w:rPr>
                </w:rPrChange>
              </w:rPr>
              <w:delText>DAO</w:delText>
            </w:r>
            <w:r w:rsidRPr="002D2E3E" w:rsidDel="00EE168A">
              <w:rPr>
                <w:rFonts w:asciiTheme="minorHAnsi" w:hAnsiTheme="minorHAnsi"/>
                <w:noProof/>
                <w:webHidden/>
              </w:rPr>
              <w:tab/>
              <w:delText>11</w:delText>
            </w:r>
          </w:del>
        </w:p>
        <w:p w:rsidR="00767CCD" w:rsidRPr="002D2E3E" w:rsidDel="00EE168A" w:rsidRDefault="00767CCD">
          <w:pPr>
            <w:pStyle w:val="TOC3"/>
            <w:tabs>
              <w:tab w:val="left" w:pos="1100"/>
              <w:tab w:val="right" w:leader="dot" w:pos="10070"/>
            </w:tabs>
            <w:rPr>
              <w:del w:id="205" w:author="Fatima Lopez Calzado" w:date="2018-10-02T14:27:00Z"/>
              <w:rFonts w:asciiTheme="minorHAnsi" w:eastAsiaTheme="minorEastAsia" w:hAnsiTheme="minorHAnsi" w:cstheme="minorBidi"/>
              <w:noProof/>
              <w:sz w:val="22"/>
              <w:szCs w:val="22"/>
              <w:lang w:val="es-ES_tradnl" w:eastAsia="es-ES_tradnl"/>
            </w:rPr>
          </w:pPr>
          <w:del w:id="206" w:author="Fatima Lopez Calzado" w:date="2018-10-02T14:27:00Z">
            <w:r w:rsidRPr="002D2E3E" w:rsidDel="00EE168A">
              <w:rPr>
                <w:rFonts w:asciiTheme="minorHAnsi" w:hAnsiTheme="minorHAnsi"/>
                <w:rPrChange w:id="207" w:author="Christi Hildebrandt" w:date="2018-09-27T18:39:00Z">
                  <w:rPr>
                    <w:rStyle w:val="Hyperlink"/>
                    <w:noProof/>
                  </w:rPr>
                </w:rPrChange>
              </w:rPr>
              <w:delText>4.1.3</w:delText>
            </w:r>
            <w:r w:rsidRPr="002D2E3E" w:rsidDel="00EE168A">
              <w:rPr>
                <w:rFonts w:asciiTheme="minorHAnsi" w:eastAsiaTheme="minorEastAsia" w:hAnsiTheme="minorHAnsi" w:cstheme="minorBidi"/>
                <w:noProof/>
                <w:sz w:val="22"/>
                <w:szCs w:val="22"/>
                <w:lang w:val="es-ES_tradnl" w:eastAsia="es-ES_tradnl"/>
              </w:rPr>
              <w:tab/>
            </w:r>
            <w:r w:rsidRPr="002D2E3E" w:rsidDel="00EE168A">
              <w:rPr>
                <w:rFonts w:asciiTheme="minorHAnsi" w:hAnsiTheme="minorHAnsi"/>
                <w:rPrChange w:id="208" w:author="Christi Hildebrandt" w:date="2018-09-27T18:39:00Z">
                  <w:rPr>
                    <w:rStyle w:val="Hyperlink"/>
                    <w:noProof/>
                  </w:rPr>
                </w:rPrChange>
              </w:rPr>
              <w:delText>Other updated Java files</w:delText>
            </w:r>
            <w:r w:rsidRPr="002D2E3E" w:rsidDel="00EE168A">
              <w:rPr>
                <w:rFonts w:asciiTheme="minorHAnsi" w:hAnsiTheme="minorHAnsi"/>
                <w:noProof/>
                <w:webHidden/>
              </w:rPr>
              <w:tab/>
              <w:delText>11</w:delText>
            </w:r>
          </w:del>
        </w:p>
        <w:p w:rsidR="00767CCD" w:rsidRPr="002D2E3E" w:rsidDel="00EE168A" w:rsidRDefault="00767CCD">
          <w:pPr>
            <w:pStyle w:val="TOC2"/>
            <w:tabs>
              <w:tab w:val="left" w:pos="880"/>
              <w:tab w:val="right" w:leader="dot" w:pos="10070"/>
            </w:tabs>
            <w:rPr>
              <w:del w:id="209" w:author="Fatima Lopez Calzado" w:date="2018-10-02T14:27:00Z"/>
              <w:rFonts w:eastAsiaTheme="minorEastAsia"/>
              <w:noProof/>
              <w:lang w:val="es-ES_tradnl" w:eastAsia="es-ES_tradnl"/>
            </w:rPr>
          </w:pPr>
          <w:del w:id="210" w:author="Fatima Lopez Calzado" w:date="2018-10-02T14:27:00Z">
            <w:r w:rsidRPr="002D2E3E" w:rsidDel="00EE168A">
              <w:rPr>
                <w:rPrChange w:id="211" w:author="Christi Hildebrandt" w:date="2018-09-27T18:39:00Z">
                  <w:rPr>
                    <w:rStyle w:val="Hyperlink"/>
                    <w:noProof/>
                  </w:rPr>
                </w:rPrChange>
              </w:rPr>
              <w:delText>4.2</w:delText>
            </w:r>
            <w:r w:rsidRPr="002D2E3E" w:rsidDel="00EE168A">
              <w:rPr>
                <w:rFonts w:eastAsiaTheme="minorEastAsia"/>
                <w:noProof/>
                <w:lang w:val="es-ES_tradnl" w:eastAsia="es-ES_tradnl"/>
              </w:rPr>
              <w:tab/>
            </w:r>
            <w:r w:rsidRPr="002D2E3E" w:rsidDel="00EE168A">
              <w:rPr>
                <w:rPrChange w:id="212" w:author="Christi Hildebrandt" w:date="2018-09-27T18:39:00Z">
                  <w:rPr>
                    <w:rStyle w:val="Hyperlink"/>
                    <w:noProof/>
                  </w:rPr>
                </w:rPrChange>
              </w:rPr>
              <w:delText>Generation of XML from the UI</w:delText>
            </w:r>
            <w:r w:rsidRPr="002D2E3E" w:rsidDel="00EE168A">
              <w:rPr>
                <w:noProof/>
                <w:webHidden/>
              </w:rPr>
              <w:tab/>
              <w:delText>13</w:delText>
            </w:r>
          </w:del>
        </w:p>
        <w:p w:rsidR="009A5A09" w:rsidRDefault="009A5A09">
          <w:r w:rsidRPr="002D2E3E">
            <w:rPr>
              <w:b/>
              <w:bCs/>
              <w:noProof/>
              <w:rPrChange w:id="213" w:author="Christi Hildebrandt" w:date="2018-09-27T18:39:00Z">
                <w:rPr>
                  <w:rFonts w:asciiTheme="majorHAnsi" w:hAnsiTheme="majorHAnsi"/>
                  <w:b/>
                  <w:bCs/>
                  <w:noProof/>
                </w:rPr>
              </w:rPrChange>
            </w:rPr>
            <w:fldChar w:fldCharType="end"/>
          </w:r>
        </w:p>
      </w:sdtContent>
    </w:sdt>
    <w:p w:rsidR="009A5A09" w:rsidRPr="009A5A09" w:rsidRDefault="009A5A09" w:rsidP="009A5A09"/>
    <w:p w:rsidR="009A5A09" w:rsidRDefault="009A5A09">
      <w:pPr>
        <w:rPr>
          <w:rFonts w:asciiTheme="majorHAnsi" w:eastAsiaTheme="majorEastAsia" w:hAnsiTheme="majorHAnsi" w:cstheme="majorBidi"/>
          <w:b/>
          <w:bCs/>
          <w:color w:val="365F91" w:themeColor="accent1" w:themeShade="BF"/>
          <w:sz w:val="28"/>
          <w:szCs w:val="28"/>
        </w:rPr>
      </w:pPr>
      <w:r>
        <w:br w:type="page"/>
      </w:r>
    </w:p>
    <w:p w:rsidR="00540F37" w:rsidRDefault="00540F37" w:rsidP="00540F37">
      <w:pPr>
        <w:pStyle w:val="Heading1"/>
      </w:pPr>
      <w:bookmarkStart w:id="214" w:name="_Toc526253764"/>
      <w:r>
        <w:lastRenderedPageBreak/>
        <w:t>Introduction</w:t>
      </w:r>
      <w:bookmarkEnd w:id="214"/>
    </w:p>
    <w:p w:rsidR="00103F38" w:rsidRDefault="00103F38" w:rsidP="00103F38">
      <w:pPr>
        <w:pStyle w:val="Heading2"/>
      </w:pPr>
      <w:bookmarkStart w:id="215" w:name="_Toc526253765"/>
      <w:r>
        <w:t>Purpose</w:t>
      </w:r>
      <w:bookmarkEnd w:id="215"/>
    </w:p>
    <w:p w:rsidR="006073CC" w:rsidRPr="006073CC" w:rsidRDefault="006073CC" w:rsidP="006073CC"/>
    <w:p w:rsidR="0093035D" w:rsidRDefault="00263440" w:rsidP="00263440">
      <w:r w:rsidRPr="00263440">
        <w:t xml:space="preserve">This document provides an overview of </w:t>
      </w:r>
      <w:r w:rsidR="006073CC">
        <w:t xml:space="preserve">the process followed </w:t>
      </w:r>
      <w:del w:id="216" w:author="Christi Hildebrandt" w:date="2018-09-27T16:46:00Z">
        <w:r w:rsidR="006073CC" w:rsidDel="0011175B">
          <w:delText>in order</w:delText>
        </w:r>
      </w:del>
      <w:ins w:id="217" w:author="Christi Hildebrandt" w:date="2018-09-27T16:46:00Z">
        <w:r w:rsidR="0011175B">
          <w:t>within the NEDSS Base System (NBS)</w:t>
        </w:r>
      </w:ins>
      <w:r w:rsidR="006073CC">
        <w:t xml:space="preserve"> to generate the Partner Services File</w:t>
      </w:r>
      <w:ins w:id="218" w:author="Christi Hildebrandt" w:date="2018-09-27T16:44:00Z">
        <w:r w:rsidR="0011175B">
          <w:t xml:space="preserve"> (PSF)</w:t>
        </w:r>
      </w:ins>
      <w:r w:rsidR="006073CC">
        <w:t>.</w:t>
      </w:r>
      <w:r w:rsidRPr="00263440">
        <w:t xml:space="preserve"> </w:t>
      </w:r>
    </w:p>
    <w:p w:rsidR="00263440" w:rsidRPr="00263440" w:rsidRDefault="00263440" w:rsidP="00263440">
      <w:r w:rsidRPr="00263440">
        <w:t>It includes:</w:t>
      </w:r>
    </w:p>
    <w:p w:rsidR="00263440" w:rsidRPr="00263440" w:rsidRDefault="006073CC" w:rsidP="0093035D">
      <w:pPr>
        <w:pStyle w:val="ListParagraph"/>
        <w:numPr>
          <w:ilvl w:val="0"/>
          <w:numId w:val="4"/>
        </w:numPr>
      </w:pPr>
      <w:r>
        <w:t xml:space="preserve">An overview of the </w:t>
      </w:r>
      <w:ins w:id="219" w:author="Christi Hildebrandt" w:date="2018-09-27T16:44:00Z">
        <w:r w:rsidR="0011175B">
          <w:t xml:space="preserve">purpose and usage of the </w:t>
        </w:r>
      </w:ins>
      <w:r>
        <w:t>PSF</w:t>
      </w:r>
    </w:p>
    <w:p w:rsidR="00263440" w:rsidRPr="00263440" w:rsidRDefault="00CE5764" w:rsidP="0093035D">
      <w:pPr>
        <w:pStyle w:val="ListParagraph"/>
        <w:numPr>
          <w:ilvl w:val="0"/>
          <w:numId w:val="4"/>
        </w:numPr>
      </w:pPr>
      <w:r>
        <w:t>The steps followed</w:t>
      </w:r>
      <w:ins w:id="220" w:author="Christi Hildebrandt" w:date="2018-09-27T16:45:00Z">
        <w:r w:rsidR="0011175B">
          <w:t xml:space="preserve"> within the NBS</w:t>
        </w:r>
      </w:ins>
      <w:r>
        <w:t xml:space="preserve"> </w:t>
      </w:r>
      <w:del w:id="221" w:author="Christi Hildebrandt" w:date="2018-09-27T16:45:00Z">
        <w:r w:rsidDel="0011175B">
          <w:delText xml:space="preserve">for </w:delText>
        </w:r>
      </w:del>
      <w:ins w:id="222" w:author="Christi Hildebrandt" w:date="2018-09-27T16:45:00Z">
        <w:r w:rsidR="0011175B">
          <w:t xml:space="preserve">to </w:t>
        </w:r>
      </w:ins>
      <w:r>
        <w:t>populat</w:t>
      </w:r>
      <w:ins w:id="223" w:author="Christi Hildebrandt" w:date="2018-09-27T16:45:00Z">
        <w:r w:rsidR="0011175B">
          <w:t>e</w:t>
        </w:r>
      </w:ins>
      <w:del w:id="224" w:author="Christi Hildebrandt" w:date="2018-09-27T16:45:00Z">
        <w:r w:rsidDel="0011175B">
          <w:delText>ing</w:delText>
        </w:r>
      </w:del>
      <w:r>
        <w:t xml:space="preserve"> the PSF flat tables</w:t>
      </w:r>
      <w:ins w:id="225" w:author="Christi Hildebrandt" w:date="2018-09-27T16:51:00Z">
        <w:r w:rsidR="007B3F5F">
          <w:t xml:space="preserve"> in the NBS</w:t>
        </w:r>
      </w:ins>
      <w:ins w:id="226" w:author="Christi Hildebrandt" w:date="2018-09-27T17:07:00Z">
        <w:r w:rsidR="007B3F5F">
          <w:t>_</w:t>
        </w:r>
      </w:ins>
      <w:ins w:id="227" w:author="Christi Hildebrandt" w:date="2018-09-27T16:51:00Z">
        <w:r w:rsidR="0011175B">
          <w:t>MSGOUT</w:t>
        </w:r>
      </w:ins>
      <w:ins w:id="228" w:author="Christi Hildebrandt" w:date="2018-09-27T17:07:00Z">
        <w:r w:rsidR="007B3F5F">
          <w:t>E</w:t>
        </w:r>
      </w:ins>
      <w:ins w:id="229" w:author="Christi Hildebrandt" w:date="2018-09-27T16:51:00Z">
        <w:r w:rsidR="0011175B">
          <w:t xml:space="preserve"> database</w:t>
        </w:r>
      </w:ins>
    </w:p>
    <w:p w:rsidR="00263440" w:rsidRPr="00263440" w:rsidRDefault="00BB4C2B" w:rsidP="0093035D">
      <w:pPr>
        <w:pStyle w:val="ListParagraph"/>
        <w:numPr>
          <w:ilvl w:val="0"/>
          <w:numId w:val="4"/>
        </w:numPr>
      </w:pPr>
      <w:r>
        <w:t xml:space="preserve">The steps followed </w:t>
      </w:r>
      <w:ins w:id="230" w:author="Christi Hildebrandt" w:date="2018-09-27T16:45:00Z">
        <w:r w:rsidR="0011175B">
          <w:t xml:space="preserve">by the NBS to </w:t>
        </w:r>
      </w:ins>
      <w:del w:id="231" w:author="Fatima Lopez Calzado" w:date="2018-10-02T14:06:00Z">
        <w:r w:rsidDel="0086141C">
          <w:delText xml:space="preserve">for </w:delText>
        </w:r>
      </w:del>
      <w:del w:id="232" w:author="Christi Hildebrandt" w:date="2018-09-27T16:45:00Z">
        <w:r w:rsidDel="0011175B">
          <w:delText xml:space="preserve">creating </w:delText>
        </w:r>
      </w:del>
      <w:ins w:id="233" w:author="Christi Hildebrandt" w:date="2018-09-27T16:45:00Z">
        <w:r w:rsidR="0011175B">
          <w:t xml:space="preserve">create </w:t>
        </w:r>
      </w:ins>
      <w:r>
        <w:t>the</w:t>
      </w:r>
      <w:r w:rsidR="006073CC">
        <w:t xml:space="preserve"> </w:t>
      </w:r>
      <w:ins w:id="234" w:author="Christi Hildebrandt" w:date="2018-09-27T16:45:00Z">
        <w:r w:rsidR="0011175B">
          <w:t xml:space="preserve">PSF </w:t>
        </w:r>
      </w:ins>
      <w:r w:rsidR="006073CC">
        <w:t>XML</w:t>
      </w:r>
    </w:p>
    <w:p w:rsidR="00103F38" w:rsidRDefault="009E2CA3" w:rsidP="0093035D">
      <w:pPr>
        <w:pStyle w:val="Heading2"/>
      </w:pPr>
      <w:bookmarkStart w:id="235" w:name="_Toc526253766"/>
      <w:r>
        <w:t xml:space="preserve">Background &amp; </w:t>
      </w:r>
      <w:r w:rsidR="00103F38">
        <w:t>Scope</w:t>
      </w:r>
      <w:bookmarkEnd w:id="235"/>
    </w:p>
    <w:p w:rsidR="0011175B" w:rsidRDefault="00103F38" w:rsidP="002C6D30">
      <w:pPr>
        <w:pStyle w:val="p"/>
        <w:rPr>
          <w:ins w:id="236" w:author="Christi Hildebrandt" w:date="2018-09-27T16:47:00Z"/>
          <w:rFonts w:asciiTheme="minorHAnsi" w:eastAsiaTheme="minorHAnsi" w:hAnsiTheme="minorHAnsi" w:cstheme="minorBidi"/>
          <w:szCs w:val="22"/>
        </w:rPr>
      </w:pPr>
      <w:r w:rsidRPr="00103F38">
        <w:rPr>
          <w:rFonts w:asciiTheme="minorHAnsi" w:eastAsiaTheme="minorHAnsi" w:hAnsiTheme="minorHAnsi" w:cstheme="minorBidi"/>
          <w:szCs w:val="22"/>
        </w:rPr>
        <w:t xml:space="preserve">This </w:t>
      </w:r>
      <w:r w:rsidR="005466D7">
        <w:rPr>
          <w:rFonts w:asciiTheme="minorHAnsi" w:eastAsiaTheme="minorHAnsi" w:hAnsiTheme="minorHAnsi" w:cstheme="minorBidi"/>
          <w:szCs w:val="22"/>
        </w:rPr>
        <w:t>document</w:t>
      </w:r>
      <w:r w:rsidRPr="00103F38">
        <w:rPr>
          <w:rFonts w:asciiTheme="minorHAnsi" w:eastAsiaTheme="minorHAnsi" w:hAnsiTheme="minorHAnsi" w:cstheme="minorBidi"/>
          <w:szCs w:val="22"/>
        </w:rPr>
        <w:t xml:space="preserve"> </w:t>
      </w:r>
      <w:r w:rsidR="00351B98">
        <w:rPr>
          <w:rFonts w:asciiTheme="minorHAnsi" w:eastAsiaTheme="minorHAnsi" w:hAnsiTheme="minorHAnsi" w:cstheme="minorBidi"/>
          <w:szCs w:val="22"/>
        </w:rPr>
        <w:t>provides a high-level</w:t>
      </w:r>
      <w:r w:rsidR="00622247">
        <w:rPr>
          <w:rFonts w:asciiTheme="minorHAnsi" w:eastAsiaTheme="minorHAnsi" w:hAnsiTheme="minorHAnsi" w:cstheme="minorBidi"/>
          <w:szCs w:val="22"/>
        </w:rPr>
        <w:t xml:space="preserve"> </w:t>
      </w:r>
      <w:r w:rsidR="00B156E2">
        <w:rPr>
          <w:rFonts w:asciiTheme="minorHAnsi" w:eastAsiaTheme="minorHAnsi" w:hAnsiTheme="minorHAnsi" w:cstheme="minorBidi"/>
          <w:szCs w:val="22"/>
        </w:rPr>
        <w:t>overview</w:t>
      </w:r>
      <w:r w:rsidR="00622247">
        <w:rPr>
          <w:rFonts w:asciiTheme="minorHAnsi" w:eastAsiaTheme="minorHAnsi" w:hAnsiTheme="minorHAnsi" w:cstheme="minorBidi"/>
          <w:szCs w:val="22"/>
        </w:rPr>
        <w:t xml:space="preserve"> of the </w:t>
      </w:r>
      <w:r w:rsidR="006073CC">
        <w:rPr>
          <w:rFonts w:asciiTheme="minorHAnsi" w:eastAsiaTheme="minorHAnsi" w:hAnsiTheme="minorHAnsi" w:cstheme="minorBidi"/>
          <w:szCs w:val="22"/>
        </w:rPr>
        <w:t>PSF</w:t>
      </w:r>
      <w:r w:rsidR="00622247">
        <w:rPr>
          <w:rFonts w:asciiTheme="minorHAnsi" w:eastAsiaTheme="minorHAnsi" w:hAnsiTheme="minorHAnsi" w:cstheme="minorBidi"/>
          <w:szCs w:val="22"/>
        </w:rPr>
        <w:t xml:space="preserve"> and </w:t>
      </w:r>
      <w:r w:rsidRPr="00103F38">
        <w:rPr>
          <w:rFonts w:asciiTheme="minorHAnsi" w:eastAsiaTheme="minorHAnsi" w:hAnsiTheme="minorHAnsi" w:cstheme="minorBidi"/>
          <w:szCs w:val="22"/>
        </w:rPr>
        <w:t xml:space="preserve">describes the </w:t>
      </w:r>
      <w:r w:rsidR="006073CC">
        <w:rPr>
          <w:rFonts w:asciiTheme="minorHAnsi" w:eastAsiaTheme="minorHAnsi" w:hAnsiTheme="minorHAnsi" w:cstheme="minorBidi"/>
          <w:szCs w:val="22"/>
        </w:rPr>
        <w:t>PSF</w:t>
      </w:r>
      <w:r w:rsidR="00F765F3">
        <w:rPr>
          <w:rFonts w:asciiTheme="minorHAnsi" w:eastAsiaTheme="minorHAnsi" w:hAnsiTheme="minorHAnsi" w:cstheme="minorBidi"/>
          <w:szCs w:val="22"/>
        </w:rPr>
        <w:t xml:space="preserve"> key procedures</w:t>
      </w:r>
      <w:r w:rsidR="00622247">
        <w:rPr>
          <w:rFonts w:asciiTheme="minorHAnsi" w:eastAsiaTheme="minorHAnsi" w:hAnsiTheme="minorHAnsi" w:cstheme="minorBidi"/>
          <w:szCs w:val="22"/>
        </w:rPr>
        <w:t xml:space="preserve">, their purpose, and their behavior. </w:t>
      </w:r>
      <w:r w:rsidRPr="00103F38">
        <w:rPr>
          <w:rFonts w:asciiTheme="minorHAnsi" w:eastAsiaTheme="minorHAnsi" w:hAnsiTheme="minorHAnsi" w:cstheme="minorBidi"/>
          <w:szCs w:val="22"/>
        </w:rPr>
        <w:t xml:space="preserve">The intended audience for this </w:t>
      </w:r>
      <w:r w:rsidR="005466D7">
        <w:rPr>
          <w:rFonts w:asciiTheme="minorHAnsi" w:eastAsiaTheme="minorHAnsi" w:hAnsiTheme="minorHAnsi" w:cstheme="minorBidi"/>
          <w:szCs w:val="22"/>
        </w:rPr>
        <w:t>document is any user of the NBS that would like to</w:t>
      </w:r>
      <w:ins w:id="237" w:author="Christi Hildebrandt" w:date="2018-09-27T16:47:00Z">
        <w:r w:rsidR="0011175B">
          <w:rPr>
            <w:rFonts w:asciiTheme="minorHAnsi" w:eastAsiaTheme="minorHAnsi" w:hAnsiTheme="minorHAnsi" w:cstheme="minorBidi"/>
            <w:szCs w:val="22"/>
          </w:rPr>
          <w:t>:</w:t>
        </w:r>
      </w:ins>
    </w:p>
    <w:p w:rsidR="0011175B" w:rsidRDefault="002C6D30">
      <w:pPr>
        <w:pStyle w:val="p"/>
        <w:numPr>
          <w:ilvl w:val="0"/>
          <w:numId w:val="18"/>
        </w:numPr>
        <w:rPr>
          <w:ins w:id="238" w:author="Christi Hildebrandt" w:date="2018-09-27T16:47:00Z"/>
          <w:rFonts w:asciiTheme="minorHAnsi" w:eastAsiaTheme="minorHAnsi" w:hAnsiTheme="minorHAnsi" w:cstheme="minorBidi"/>
          <w:szCs w:val="22"/>
        </w:rPr>
        <w:pPrChange w:id="239" w:author="Christi Hildebrandt" w:date="2018-09-27T16:47:00Z">
          <w:pPr>
            <w:pStyle w:val="p"/>
          </w:pPr>
        </w:pPrChange>
      </w:pPr>
      <w:del w:id="240" w:author="Christi Hildebrandt" w:date="2018-09-27T16:47:00Z">
        <w:r w:rsidDel="0011175B">
          <w:rPr>
            <w:rFonts w:asciiTheme="minorHAnsi" w:eastAsiaTheme="minorHAnsi" w:hAnsiTheme="minorHAnsi" w:cstheme="minorBidi"/>
            <w:szCs w:val="22"/>
          </w:rPr>
          <w:delText xml:space="preserve"> b</w:delText>
        </w:r>
      </w:del>
      <w:ins w:id="241" w:author="Christi Hildebrandt" w:date="2018-09-27T16:47:00Z">
        <w:r w:rsidR="0011175B">
          <w:rPr>
            <w:rFonts w:asciiTheme="minorHAnsi" w:eastAsiaTheme="minorHAnsi" w:hAnsiTheme="minorHAnsi" w:cstheme="minorBidi"/>
            <w:szCs w:val="22"/>
          </w:rPr>
          <w:t>B</w:t>
        </w:r>
      </w:ins>
      <w:r>
        <w:rPr>
          <w:rFonts w:asciiTheme="minorHAnsi" w:eastAsiaTheme="minorHAnsi" w:hAnsiTheme="minorHAnsi" w:cstheme="minorBidi"/>
          <w:szCs w:val="22"/>
        </w:rPr>
        <w:t xml:space="preserve">etter understand the </w:t>
      </w:r>
      <w:r w:rsidR="006073CC">
        <w:rPr>
          <w:rFonts w:asciiTheme="minorHAnsi" w:eastAsiaTheme="minorHAnsi" w:hAnsiTheme="minorHAnsi" w:cstheme="minorBidi"/>
          <w:szCs w:val="22"/>
        </w:rPr>
        <w:t>PSF</w:t>
      </w:r>
      <w:r w:rsidR="00F765F3">
        <w:rPr>
          <w:rFonts w:asciiTheme="minorHAnsi" w:eastAsiaTheme="minorHAnsi" w:hAnsiTheme="minorHAnsi" w:cstheme="minorBidi"/>
          <w:szCs w:val="22"/>
        </w:rPr>
        <w:t xml:space="preserve"> process</w:t>
      </w:r>
      <w:ins w:id="242" w:author="Christi Hildebrandt" w:date="2018-09-27T16:47:00Z">
        <w:r w:rsidR="0011175B">
          <w:rPr>
            <w:rFonts w:asciiTheme="minorHAnsi" w:eastAsiaTheme="minorHAnsi" w:hAnsiTheme="minorHAnsi" w:cstheme="minorBidi"/>
            <w:szCs w:val="22"/>
          </w:rPr>
          <w:t xml:space="preserve"> in the NBS</w:t>
        </w:r>
      </w:ins>
      <w:del w:id="243" w:author="Christi Hildebrandt" w:date="2018-09-27T16:47:00Z">
        <w:r w:rsidR="0042053C" w:rsidDel="0011175B">
          <w:rPr>
            <w:rFonts w:asciiTheme="minorHAnsi" w:eastAsiaTheme="minorHAnsi" w:hAnsiTheme="minorHAnsi" w:cstheme="minorBidi"/>
            <w:szCs w:val="22"/>
          </w:rPr>
          <w:delText>, and</w:delText>
        </w:r>
        <w:r w:rsidR="006073CC" w:rsidDel="0011175B">
          <w:rPr>
            <w:rFonts w:asciiTheme="minorHAnsi" w:eastAsiaTheme="minorHAnsi" w:hAnsiTheme="minorHAnsi" w:cstheme="minorBidi"/>
            <w:szCs w:val="22"/>
          </w:rPr>
          <w:delText xml:space="preserve"> to </w:delText>
        </w:r>
      </w:del>
    </w:p>
    <w:p w:rsidR="005466D7" w:rsidRDefault="006073CC">
      <w:pPr>
        <w:pStyle w:val="p"/>
        <w:numPr>
          <w:ilvl w:val="0"/>
          <w:numId w:val="18"/>
        </w:numPr>
        <w:rPr>
          <w:rFonts w:asciiTheme="minorHAnsi" w:eastAsiaTheme="minorHAnsi" w:hAnsiTheme="minorHAnsi" w:cstheme="minorBidi"/>
          <w:szCs w:val="22"/>
        </w:rPr>
        <w:pPrChange w:id="244" w:author="Christi Hildebrandt" w:date="2018-09-27T16:47:00Z">
          <w:pPr>
            <w:pStyle w:val="p"/>
          </w:pPr>
        </w:pPrChange>
      </w:pPr>
      <w:del w:id="245" w:author="Christi Hildebrandt" w:date="2018-09-27T16:47:00Z">
        <w:r w:rsidDel="0011175B">
          <w:rPr>
            <w:rFonts w:asciiTheme="minorHAnsi" w:eastAsiaTheme="minorHAnsi" w:hAnsiTheme="minorHAnsi" w:cstheme="minorBidi"/>
            <w:szCs w:val="22"/>
          </w:rPr>
          <w:delText>b</w:delText>
        </w:r>
      </w:del>
      <w:ins w:id="246" w:author="Christi Hildebrandt" w:date="2018-09-27T16:47:00Z">
        <w:r w:rsidR="0011175B">
          <w:rPr>
            <w:rFonts w:asciiTheme="minorHAnsi" w:eastAsiaTheme="minorHAnsi" w:hAnsiTheme="minorHAnsi" w:cstheme="minorBidi"/>
            <w:szCs w:val="22"/>
          </w:rPr>
          <w:t>B</w:t>
        </w:r>
      </w:ins>
      <w:r>
        <w:rPr>
          <w:rFonts w:asciiTheme="minorHAnsi" w:eastAsiaTheme="minorHAnsi" w:hAnsiTheme="minorHAnsi" w:cstheme="minorBidi"/>
          <w:szCs w:val="22"/>
        </w:rPr>
        <w:t>e able to debug the</w:t>
      </w:r>
      <w:ins w:id="247" w:author="Christi Hildebrandt" w:date="2018-09-27T16:47:00Z">
        <w:r w:rsidR="0011175B">
          <w:rPr>
            <w:rFonts w:asciiTheme="minorHAnsi" w:eastAsiaTheme="minorHAnsi" w:hAnsiTheme="minorHAnsi" w:cstheme="minorBidi"/>
            <w:szCs w:val="22"/>
          </w:rPr>
          <w:t xml:space="preserve"> PSF</w:t>
        </w:r>
      </w:ins>
      <w:r>
        <w:rPr>
          <w:rFonts w:asciiTheme="minorHAnsi" w:eastAsiaTheme="minorHAnsi" w:hAnsiTheme="minorHAnsi" w:cstheme="minorBidi"/>
          <w:szCs w:val="22"/>
        </w:rPr>
        <w:t xml:space="preserve"> XML file using the data stored in the</w:t>
      </w:r>
      <w:ins w:id="248" w:author="Christi Hildebrandt" w:date="2018-09-27T16:47:00Z">
        <w:r w:rsidR="0011175B">
          <w:rPr>
            <w:rFonts w:asciiTheme="minorHAnsi" w:eastAsiaTheme="minorHAnsi" w:hAnsiTheme="minorHAnsi" w:cstheme="minorBidi"/>
            <w:szCs w:val="22"/>
          </w:rPr>
          <w:t xml:space="preserve"> PSF</w:t>
        </w:r>
      </w:ins>
      <w:r>
        <w:rPr>
          <w:rFonts w:asciiTheme="minorHAnsi" w:eastAsiaTheme="minorHAnsi" w:hAnsiTheme="minorHAnsi" w:cstheme="minorBidi"/>
          <w:szCs w:val="22"/>
        </w:rPr>
        <w:t xml:space="preserve"> flat tables</w:t>
      </w:r>
      <w:del w:id="249" w:author="Christi Hildebrandt" w:date="2018-09-27T16:47:00Z">
        <w:r w:rsidDel="0011175B">
          <w:rPr>
            <w:rFonts w:asciiTheme="minorHAnsi" w:eastAsiaTheme="minorHAnsi" w:hAnsiTheme="minorHAnsi" w:cstheme="minorBidi"/>
            <w:szCs w:val="22"/>
          </w:rPr>
          <w:delText>.</w:delText>
        </w:r>
      </w:del>
    </w:p>
    <w:p w:rsidR="002C6D30" w:rsidRDefault="00103F38" w:rsidP="00103F38">
      <w:pPr>
        <w:pStyle w:val="Heading2"/>
      </w:pPr>
      <w:bookmarkStart w:id="250" w:name="_Toc526253767"/>
      <w:r>
        <w:t>Document Organization</w:t>
      </w:r>
      <w:r w:rsidR="006A547A">
        <w:t xml:space="preserve"> </w:t>
      </w:r>
      <w:r w:rsidR="00CB59AD">
        <w:t>and</w:t>
      </w:r>
      <w:r w:rsidR="006A547A">
        <w:t xml:space="preserve"> Usage</w:t>
      </w:r>
      <w:bookmarkEnd w:id="250"/>
    </w:p>
    <w:p w:rsidR="009E2CA3" w:rsidRDefault="009E2CA3" w:rsidP="009E2CA3">
      <w:pPr>
        <w:pStyle w:val="p"/>
        <w:rPr>
          <w:rFonts w:asciiTheme="minorHAnsi" w:eastAsiaTheme="minorHAnsi" w:hAnsiTheme="minorHAnsi" w:cstheme="minorBidi"/>
          <w:szCs w:val="22"/>
        </w:rPr>
      </w:pPr>
      <w:r>
        <w:rPr>
          <w:rFonts w:asciiTheme="minorHAnsi" w:eastAsiaTheme="minorHAnsi" w:hAnsiTheme="minorHAnsi" w:cstheme="minorBidi"/>
          <w:szCs w:val="22"/>
        </w:rPr>
        <w:t>This document includes the following sections:</w:t>
      </w:r>
    </w:p>
    <w:tbl>
      <w:tblPr>
        <w:tblW w:w="47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3600"/>
        <w:gridCol w:w="3745"/>
      </w:tblGrid>
      <w:tr w:rsidR="009E2CA3" w:rsidRPr="0022045B" w:rsidTr="009E2CA3">
        <w:trPr>
          <w:tblHeader/>
        </w:trPr>
        <w:tc>
          <w:tcPr>
            <w:tcW w:w="1250" w:type="pct"/>
            <w:shd w:val="clear" w:color="auto" w:fill="244061" w:themeFill="accent1" w:themeFillShade="80"/>
          </w:tcPr>
          <w:p w:rsidR="009E2CA3" w:rsidRPr="0022045B" w:rsidRDefault="009E2CA3" w:rsidP="009E2CA3">
            <w:pPr>
              <w:spacing w:after="0"/>
              <w:rPr>
                <w:b/>
                <w:sz w:val="20"/>
                <w:szCs w:val="20"/>
              </w:rPr>
            </w:pPr>
            <w:r>
              <w:rPr>
                <w:b/>
                <w:sz w:val="20"/>
                <w:szCs w:val="20"/>
              </w:rPr>
              <w:t>Section</w:t>
            </w:r>
          </w:p>
        </w:tc>
        <w:tc>
          <w:tcPr>
            <w:tcW w:w="1838" w:type="pct"/>
            <w:shd w:val="clear" w:color="auto" w:fill="244061" w:themeFill="accent1" w:themeFillShade="80"/>
          </w:tcPr>
          <w:p w:rsidR="009E2CA3" w:rsidRPr="0022045B" w:rsidRDefault="009E2CA3" w:rsidP="009E2CA3">
            <w:pPr>
              <w:spacing w:after="0"/>
              <w:rPr>
                <w:b/>
                <w:sz w:val="20"/>
                <w:szCs w:val="20"/>
              </w:rPr>
            </w:pPr>
            <w:r>
              <w:rPr>
                <w:b/>
                <w:sz w:val="20"/>
                <w:szCs w:val="20"/>
              </w:rPr>
              <w:t>Description</w:t>
            </w:r>
          </w:p>
        </w:tc>
        <w:tc>
          <w:tcPr>
            <w:tcW w:w="1912" w:type="pct"/>
            <w:shd w:val="clear" w:color="auto" w:fill="244061" w:themeFill="accent1" w:themeFillShade="80"/>
          </w:tcPr>
          <w:p w:rsidR="009E2CA3" w:rsidRPr="0022045B" w:rsidRDefault="009E2CA3" w:rsidP="009E2CA3">
            <w:pPr>
              <w:spacing w:after="0"/>
              <w:rPr>
                <w:b/>
                <w:sz w:val="20"/>
                <w:szCs w:val="20"/>
              </w:rPr>
            </w:pPr>
            <w:r>
              <w:rPr>
                <w:b/>
                <w:sz w:val="20"/>
                <w:szCs w:val="20"/>
              </w:rPr>
              <w:t>Usage</w:t>
            </w:r>
          </w:p>
        </w:tc>
      </w:tr>
      <w:tr w:rsidR="009E2CA3" w:rsidRPr="0022045B" w:rsidTr="009E2CA3">
        <w:tc>
          <w:tcPr>
            <w:tcW w:w="1250" w:type="pct"/>
          </w:tcPr>
          <w:p w:rsidR="009E2CA3" w:rsidRPr="00E96EB9" w:rsidRDefault="009A0C2F" w:rsidP="009A0C2F">
            <w:pPr>
              <w:spacing w:after="0" w:line="240" w:lineRule="auto"/>
              <w:rPr>
                <w:sz w:val="20"/>
                <w:szCs w:val="20"/>
              </w:rPr>
            </w:pPr>
            <w:r>
              <w:t>PSF Overview</w:t>
            </w:r>
          </w:p>
        </w:tc>
        <w:tc>
          <w:tcPr>
            <w:tcW w:w="1838" w:type="pct"/>
          </w:tcPr>
          <w:p w:rsidR="009E2CA3" w:rsidRPr="0022045B" w:rsidRDefault="009E2CA3" w:rsidP="002D2E3E">
            <w:pPr>
              <w:spacing w:after="0" w:line="240" w:lineRule="auto"/>
              <w:rPr>
                <w:sz w:val="20"/>
                <w:szCs w:val="20"/>
              </w:rPr>
            </w:pPr>
            <w:r>
              <w:rPr>
                <w:sz w:val="20"/>
                <w:szCs w:val="20"/>
              </w:rPr>
              <w:t>P</w:t>
            </w:r>
            <w:r w:rsidRPr="009E2CA3">
              <w:rPr>
                <w:sz w:val="20"/>
                <w:szCs w:val="20"/>
              </w:rPr>
              <w:t xml:space="preserve">rovides basic information on </w:t>
            </w:r>
            <w:del w:id="251" w:author="Christi Hildebrandt" w:date="2018-09-27T17:05:00Z">
              <w:r w:rsidRPr="009E2CA3" w:rsidDel="007B3F5F">
                <w:rPr>
                  <w:sz w:val="20"/>
                  <w:szCs w:val="20"/>
                </w:rPr>
                <w:delText>the purpose and usage</w:delText>
              </w:r>
            </w:del>
            <w:ins w:id="252" w:author="Christi Hildebrandt" w:date="2018-09-27T17:05:00Z">
              <w:r w:rsidR="007B3F5F">
                <w:rPr>
                  <w:sz w:val="20"/>
                  <w:szCs w:val="20"/>
                </w:rPr>
                <w:t xml:space="preserve">key changed introduced in NBS 6.0 to support generation of </w:t>
              </w:r>
            </w:ins>
            <w:del w:id="253" w:author="Christi Hildebrandt" w:date="2018-09-27T17:05:00Z">
              <w:r w:rsidRPr="009E2CA3" w:rsidDel="007B3F5F">
                <w:rPr>
                  <w:sz w:val="20"/>
                  <w:szCs w:val="20"/>
                </w:rPr>
                <w:delText xml:space="preserve"> </w:delText>
              </w:r>
              <w:r w:rsidR="009A0C2F" w:rsidDel="007B3F5F">
                <w:rPr>
                  <w:sz w:val="20"/>
                  <w:szCs w:val="20"/>
                </w:rPr>
                <w:delText xml:space="preserve">of </w:delText>
              </w:r>
            </w:del>
            <w:r w:rsidR="009A0C2F">
              <w:rPr>
                <w:sz w:val="20"/>
                <w:szCs w:val="20"/>
              </w:rPr>
              <w:t>the PSF</w:t>
            </w:r>
            <w:ins w:id="254" w:author="Christi Hildebrandt" w:date="2018-09-27T17:05:00Z">
              <w:r w:rsidR="007B3F5F">
                <w:rPr>
                  <w:sz w:val="20"/>
                  <w:szCs w:val="20"/>
                </w:rPr>
                <w:t xml:space="preserve"> XML</w:t>
              </w:r>
            </w:ins>
            <w:ins w:id="255" w:author="Christi Hildebrandt" w:date="2018-09-27T16:47:00Z">
              <w:r w:rsidR="0011175B">
                <w:rPr>
                  <w:sz w:val="20"/>
                  <w:szCs w:val="20"/>
                </w:rPr>
                <w:t>.</w:t>
              </w:r>
            </w:ins>
          </w:p>
        </w:tc>
        <w:tc>
          <w:tcPr>
            <w:tcW w:w="1912" w:type="pct"/>
          </w:tcPr>
          <w:p w:rsidR="009E2CA3" w:rsidRPr="00E96EB9" w:rsidRDefault="009E2CA3" w:rsidP="002D2E3E">
            <w:pPr>
              <w:spacing w:after="0" w:line="240" w:lineRule="auto"/>
              <w:rPr>
                <w:sz w:val="20"/>
                <w:szCs w:val="20"/>
              </w:rPr>
            </w:pPr>
            <w:r w:rsidRPr="00E96EB9">
              <w:rPr>
                <w:sz w:val="20"/>
                <w:szCs w:val="20"/>
              </w:rPr>
              <w:t>Read this section to better</w:t>
            </w:r>
            <w:ins w:id="256" w:author="Fatima Lopez Calzado" w:date="2018-10-02T14:08:00Z">
              <w:r w:rsidR="0086141C">
                <w:rPr>
                  <w:sz w:val="20"/>
                  <w:szCs w:val="20"/>
                </w:rPr>
                <w:t xml:space="preserve"> understand</w:t>
              </w:r>
            </w:ins>
            <w:r w:rsidRPr="00E96EB9">
              <w:rPr>
                <w:sz w:val="20"/>
                <w:szCs w:val="20"/>
              </w:rPr>
              <w:t xml:space="preserve"> </w:t>
            </w:r>
            <w:del w:id="257" w:author="Christi Hildebrandt" w:date="2018-09-27T17:05:00Z">
              <w:r w:rsidRPr="00E96EB9" w:rsidDel="007B3F5F">
                <w:rPr>
                  <w:sz w:val="20"/>
                  <w:szCs w:val="20"/>
                </w:rPr>
                <w:delText xml:space="preserve">understand how </w:delText>
              </w:r>
              <w:r w:rsidR="009A0C2F" w:rsidDel="007B3F5F">
                <w:rPr>
                  <w:sz w:val="20"/>
                  <w:szCs w:val="20"/>
                </w:rPr>
                <w:delText>the PSF file is created.</w:delText>
              </w:r>
            </w:del>
            <w:ins w:id="258" w:author="Christi Hildebrandt" w:date="2018-09-27T17:05:00Z">
              <w:r w:rsidR="007B3F5F">
                <w:rPr>
                  <w:sz w:val="20"/>
                  <w:szCs w:val="20"/>
                </w:rPr>
                <w:t>the high-level comp</w:t>
              </w:r>
            </w:ins>
            <w:ins w:id="259" w:author="Christi Hildebrandt" w:date="2018-09-27T17:06:00Z">
              <w:r w:rsidR="007B3F5F">
                <w:rPr>
                  <w:sz w:val="20"/>
                  <w:szCs w:val="20"/>
                </w:rPr>
                <w:t>onents used in the design for creation of the PSF XML out of the NBS.</w:t>
              </w:r>
            </w:ins>
          </w:p>
        </w:tc>
      </w:tr>
      <w:tr w:rsidR="009E2CA3" w:rsidRPr="0022045B" w:rsidTr="009E2CA3">
        <w:tc>
          <w:tcPr>
            <w:tcW w:w="1250" w:type="pct"/>
          </w:tcPr>
          <w:p w:rsidR="009E2CA3" w:rsidRPr="00E96EB9" w:rsidRDefault="00FC0767" w:rsidP="00734B62">
            <w:pPr>
              <w:spacing w:after="0" w:line="240" w:lineRule="auto"/>
              <w:rPr>
                <w:sz w:val="20"/>
                <w:szCs w:val="20"/>
              </w:rPr>
            </w:pPr>
            <w:r>
              <w:t>Populate</w:t>
            </w:r>
            <w:r w:rsidR="00734B62">
              <w:t xml:space="preserve"> Flat tables</w:t>
            </w:r>
          </w:p>
        </w:tc>
        <w:tc>
          <w:tcPr>
            <w:tcW w:w="1838" w:type="pct"/>
          </w:tcPr>
          <w:p w:rsidR="009E2CA3" w:rsidRPr="0022045B" w:rsidRDefault="009E2CA3" w:rsidP="00224983">
            <w:pPr>
              <w:spacing w:after="0" w:line="240" w:lineRule="auto"/>
              <w:rPr>
                <w:sz w:val="20"/>
                <w:szCs w:val="20"/>
              </w:rPr>
            </w:pPr>
            <w:r>
              <w:rPr>
                <w:sz w:val="20"/>
                <w:szCs w:val="20"/>
              </w:rPr>
              <w:t>P</w:t>
            </w:r>
            <w:r w:rsidRPr="009E2CA3">
              <w:rPr>
                <w:sz w:val="20"/>
                <w:szCs w:val="20"/>
              </w:rPr>
              <w:t>rovides a</w:t>
            </w:r>
            <w:r w:rsidR="00224983">
              <w:rPr>
                <w:sz w:val="20"/>
                <w:szCs w:val="20"/>
              </w:rPr>
              <w:t>n</w:t>
            </w:r>
            <w:r w:rsidRPr="009E2CA3">
              <w:rPr>
                <w:sz w:val="20"/>
                <w:szCs w:val="20"/>
              </w:rPr>
              <w:t xml:space="preserve"> introduction to the </w:t>
            </w:r>
            <w:r w:rsidR="00FC0767">
              <w:rPr>
                <w:sz w:val="20"/>
                <w:szCs w:val="20"/>
              </w:rPr>
              <w:t>process for populating the PSF tables</w:t>
            </w:r>
            <w:ins w:id="260" w:author="Christi Hildebrandt" w:date="2018-09-27T16:47:00Z">
              <w:r w:rsidR="0011175B">
                <w:rPr>
                  <w:sz w:val="20"/>
                  <w:szCs w:val="20"/>
                </w:rPr>
                <w:t>.</w:t>
              </w:r>
            </w:ins>
          </w:p>
        </w:tc>
        <w:tc>
          <w:tcPr>
            <w:tcW w:w="1912" w:type="pct"/>
          </w:tcPr>
          <w:p w:rsidR="009E2CA3" w:rsidRPr="0022045B" w:rsidRDefault="009E2CA3" w:rsidP="0011175B">
            <w:pPr>
              <w:spacing w:after="0" w:line="240" w:lineRule="auto"/>
              <w:rPr>
                <w:sz w:val="20"/>
                <w:szCs w:val="20"/>
              </w:rPr>
            </w:pPr>
            <w:r>
              <w:rPr>
                <w:sz w:val="20"/>
                <w:szCs w:val="20"/>
              </w:rPr>
              <w:t xml:space="preserve">Read this section to gain insights into the </w:t>
            </w:r>
            <w:r w:rsidR="009A0C2F">
              <w:rPr>
                <w:sz w:val="20"/>
                <w:szCs w:val="20"/>
              </w:rPr>
              <w:t xml:space="preserve">PSF flat tables, </w:t>
            </w:r>
            <w:ins w:id="261" w:author="Christi Hildebrandt" w:date="2018-09-27T16:48:00Z">
              <w:r w:rsidR="0011175B">
                <w:rPr>
                  <w:sz w:val="20"/>
                  <w:szCs w:val="20"/>
                </w:rPr>
                <w:t xml:space="preserve">including </w:t>
              </w:r>
            </w:ins>
            <w:ins w:id="262" w:author="Christi Hildebrandt" w:date="2018-09-27T16:49:00Z">
              <w:r w:rsidR="0011175B">
                <w:rPr>
                  <w:sz w:val="20"/>
                  <w:szCs w:val="20"/>
                </w:rPr>
                <w:t xml:space="preserve">a description of </w:t>
              </w:r>
            </w:ins>
            <w:r w:rsidR="009A0C2F">
              <w:rPr>
                <w:sz w:val="20"/>
                <w:szCs w:val="20"/>
              </w:rPr>
              <w:t xml:space="preserve">what the </w:t>
            </w:r>
            <w:del w:id="263" w:author="Christi Hildebrandt" w:date="2018-09-27T16:49:00Z">
              <w:r w:rsidR="009A0C2F" w:rsidDel="0011175B">
                <w:rPr>
                  <w:sz w:val="20"/>
                  <w:szCs w:val="20"/>
                </w:rPr>
                <w:delText>tables are</w:delText>
              </w:r>
            </w:del>
            <w:ins w:id="264" w:author="Christi Hildebrandt" w:date="2018-09-27T16:49:00Z">
              <w:r w:rsidR="0011175B">
                <w:rPr>
                  <w:sz w:val="20"/>
                  <w:szCs w:val="20"/>
                </w:rPr>
                <w:t>purpose of each table</w:t>
              </w:r>
            </w:ins>
            <w:r w:rsidR="009A0C2F">
              <w:rPr>
                <w:sz w:val="20"/>
                <w:szCs w:val="20"/>
              </w:rPr>
              <w:t xml:space="preserve"> and the different steps </w:t>
            </w:r>
            <w:del w:id="265" w:author="Christi Hildebrandt" w:date="2018-09-27T16:48:00Z">
              <w:r w:rsidR="009A0C2F" w:rsidDel="0011175B">
                <w:rPr>
                  <w:sz w:val="20"/>
                  <w:szCs w:val="20"/>
                </w:rPr>
                <w:delText>in order</w:delText>
              </w:r>
            </w:del>
            <w:ins w:id="266" w:author="Christi Hildebrandt" w:date="2018-09-27T16:48:00Z">
              <w:r w:rsidR="0011175B">
                <w:rPr>
                  <w:sz w:val="20"/>
                  <w:szCs w:val="20"/>
                </w:rPr>
                <w:t xml:space="preserve">involved in </w:t>
              </w:r>
            </w:ins>
            <w:del w:id="267" w:author="Christi Hildebrandt" w:date="2018-09-27T16:48:00Z">
              <w:r w:rsidR="00224983" w:rsidDel="0011175B">
                <w:rPr>
                  <w:sz w:val="20"/>
                  <w:szCs w:val="20"/>
                </w:rPr>
                <w:delText xml:space="preserve"> to populate </w:delText>
              </w:r>
            </w:del>
            <w:ins w:id="268" w:author="Christi Hildebrandt" w:date="2018-09-27T16:48:00Z">
              <w:r w:rsidR="0011175B">
                <w:rPr>
                  <w:sz w:val="20"/>
                  <w:szCs w:val="20"/>
                </w:rPr>
                <w:t xml:space="preserve">populating </w:t>
              </w:r>
            </w:ins>
            <w:r w:rsidR="00224983">
              <w:rPr>
                <w:sz w:val="20"/>
                <w:szCs w:val="20"/>
              </w:rPr>
              <w:t>data in the tables</w:t>
            </w:r>
            <w:del w:id="269" w:author="Christi Hildebrandt" w:date="2018-09-27T16:49:00Z">
              <w:r w:rsidR="00224983" w:rsidDel="0011175B">
                <w:rPr>
                  <w:sz w:val="20"/>
                  <w:szCs w:val="20"/>
                </w:rPr>
                <w:delText>,</w:delText>
              </w:r>
            </w:del>
            <w:r w:rsidR="00224983">
              <w:rPr>
                <w:sz w:val="20"/>
                <w:szCs w:val="20"/>
              </w:rPr>
              <w:t xml:space="preserve"> </w:t>
            </w:r>
            <w:ins w:id="270" w:author="Christi Hildebrandt" w:date="2018-09-27T16:50:00Z">
              <w:r w:rsidR="0011175B">
                <w:rPr>
                  <w:sz w:val="20"/>
                  <w:szCs w:val="20"/>
                </w:rPr>
                <w:t xml:space="preserve">- </w:t>
              </w:r>
            </w:ins>
            <w:r w:rsidR="00224983">
              <w:rPr>
                <w:sz w:val="20"/>
                <w:szCs w:val="20"/>
              </w:rPr>
              <w:t>from the batch process to the tables in the database.</w:t>
            </w:r>
          </w:p>
        </w:tc>
      </w:tr>
      <w:tr w:rsidR="009E2CA3" w:rsidRPr="0022045B" w:rsidTr="009E2CA3">
        <w:tc>
          <w:tcPr>
            <w:tcW w:w="1250" w:type="pct"/>
          </w:tcPr>
          <w:p w:rsidR="009E2CA3" w:rsidRPr="00E96EB9" w:rsidRDefault="009A0C2F" w:rsidP="009A0C2F">
            <w:pPr>
              <w:spacing w:after="0" w:line="240" w:lineRule="auto"/>
              <w:rPr>
                <w:sz w:val="20"/>
                <w:szCs w:val="20"/>
              </w:rPr>
            </w:pPr>
            <w:r>
              <w:t>Generate the XML</w:t>
            </w:r>
          </w:p>
        </w:tc>
        <w:tc>
          <w:tcPr>
            <w:tcW w:w="1838" w:type="pct"/>
          </w:tcPr>
          <w:p w:rsidR="009E2CA3" w:rsidRPr="0022045B" w:rsidRDefault="009A0C2F" w:rsidP="009E2CA3">
            <w:pPr>
              <w:spacing w:after="0" w:line="240" w:lineRule="auto"/>
              <w:rPr>
                <w:sz w:val="20"/>
                <w:szCs w:val="20"/>
              </w:rPr>
            </w:pPr>
            <w:r>
              <w:rPr>
                <w:sz w:val="20"/>
                <w:szCs w:val="20"/>
              </w:rPr>
              <w:t>Provides information about the generation of the</w:t>
            </w:r>
            <w:ins w:id="271" w:author="Christi Hildebrandt" w:date="2018-09-27T16:48:00Z">
              <w:r w:rsidR="0011175B">
                <w:rPr>
                  <w:sz w:val="20"/>
                  <w:szCs w:val="20"/>
                </w:rPr>
                <w:t xml:space="preserve"> PSF</w:t>
              </w:r>
            </w:ins>
            <w:r>
              <w:rPr>
                <w:sz w:val="20"/>
                <w:szCs w:val="20"/>
              </w:rPr>
              <w:t xml:space="preserve"> XML file.</w:t>
            </w:r>
          </w:p>
        </w:tc>
        <w:tc>
          <w:tcPr>
            <w:tcW w:w="1912" w:type="pct"/>
          </w:tcPr>
          <w:p w:rsidR="009E2CA3" w:rsidRPr="0022045B" w:rsidRDefault="009E2CA3" w:rsidP="0011175B">
            <w:pPr>
              <w:spacing w:after="0" w:line="240" w:lineRule="auto"/>
              <w:rPr>
                <w:sz w:val="20"/>
                <w:szCs w:val="20"/>
              </w:rPr>
            </w:pPr>
            <w:r>
              <w:rPr>
                <w:sz w:val="20"/>
                <w:szCs w:val="20"/>
              </w:rPr>
              <w:t xml:space="preserve">Read this section to learn more about the </w:t>
            </w:r>
            <w:r w:rsidR="009A0C2F">
              <w:rPr>
                <w:sz w:val="20"/>
                <w:szCs w:val="20"/>
              </w:rPr>
              <w:t xml:space="preserve">generation of the PSF </w:t>
            </w:r>
            <w:ins w:id="272" w:author="Christi Hildebrandt" w:date="2018-09-27T16:50:00Z">
              <w:r w:rsidR="0011175B">
                <w:rPr>
                  <w:sz w:val="20"/>
                  <w:szCs w:val="20"/>
                </w:rPr>
                <w:t xml:space="preserve">XML </w:t>
              </w:r>
            </w:ins>
            <w:r w:rsidR="009A0C2F">
              <w:rPr>
                <w:sz w:val="20"/>
                <w:szCs w:val="20"/>
              </w:rPr>
              <w:t>using the data from the flat</w:t>
            </w:r>
            <w:ins w:id="273" w:author="Christi Hildebrandt" w:date="2018-09-27T16:51:00Z">
              <w:r w:rsidR="0011175B">
                <w:rPr>
                  <w:sz w:val="20"/>
                  <w:szCs w:val="20"/>
                </w:rPr>
                <w:t xml:space="preserve"> PSF</w:t>
              </w:r>
            </w:ins>
            <w:r w:rsidR="009A0C2F">
              <w:rPr>
                <w:sz w:val="20"/>
                <w:szCs w:val="20"/>
              </w:rPr>
              <w:t xml:space="preserve"> tables, </w:t>
            </w:r>
            <w:del w:id="274" w:author="Christi Hildebrandt" w:date="2018-09-27T16:51:00Z">
              <w:r w:rsidR="009A0C2F" w:rsidDel="0011175B">
                <w:rPr>
                  <w:sz w:val="20"/>
                  <w:szCs w:val="20"/>
                </w:rPr>
                <w:delText>and what</w:delText>
              </w:r>
            </w:del>
            <w:ins w:id="275" w:author="Christi Hildebrandt" w:date="2018-09-27T16:51:00Z">
              <w:r w:rsidR="0011175B">
                <w:rPr>
                  <w:sz w:val="20"/>
                  <w:szCs w:val="20"/>
                </w:rPr>
                <w:t>including information on which</w:t>
              </w:r>
            </w:ins>
            <w:r w:rsidR="009A0C2F">
              <w:rPr>
                <w:sz w:val="20"/>
                <w:szCs w:val="20"/>
              </w:rPr>
              <w:t xml:space="preserve"> Java files are used</w:t>
            </w:r>
            <w:ins w:id="276" w:author="Christi Hildebrandt" w:date="2018-09-27T16:51:00Z">
              <w:r w:rsidR="0011175B">
                <w:rPr>
                  <w:sz w:val="20"/>
                  <w:szCs w:val="20"/>
                </w:rPr>
                <w:t xml:space="preserve"> in the process</w:t>
              </w:r>
            </w:ins>
            <w:r w:rsidR="009A0C2F">
              <w:rPr>
                <w:sz w:val="20"/>
                <w:szCs w:val="20"/>
              </w:rPr>
              <w:t>.</w:t>
            </w:r>
          </w:p>
        </w:tc>
      </w:tr>
    </w:tbl>
    <w:p w:rsidR="009E2CA3" w:rsidRDefault="009E2CA3" w:rsidP="009E2CA3"/>
    <w:p w:rsidR="0011175B" w:rsidRDefault="0011175B">
      <w:pPr>
        <w:rPr>
          <w:ins w:id="277" w:author="Christi Hildebrandt" w:date="2018-09-27T16:51:00Z"/>
          <w:rFonts w:asciiTheme="majorHAnsi" w:eastAsiaTheme="majorEastAsia" w:hAnsiTheme="majorHAnsi" w:cstheme="majorBidi"/>
          <w:b/>
          <w:bCs/>
          <w:color w:val="4F81BD" w:themeColor="accent1"/>
          <w:sz w:val="26"/>
          <w:szCs w:val="26"/>
        </w:rPr>
      </w:pPr>
      <w:ins w:id="278" w:author="Christi Hildebrandt" w:date="2018-09-27T16:51:00Z">
        <w:r>
          <w:br w:type="page"/>
        </w:r>
      </w:ins>
    </w:p>
    <w:p w:rsidR="009E2CA3" w:rsidRDefault="009E2CA3" w:rsidP="009E2CA3">
      <w:pPr>
        <w:pStyle w:val="Heading2"/>
      </w:pPr>
      <w:bookmarkStart w:id="279" w:name="_Toc526253768"/>
      <w:r>
        <w:lastRenderedPageBreak/>
        <w:t>Key Terminology and Acronyms</w:t>
      </w:r>
      <w:bookmarkEnd w:id="279"/>
    </w:p>
    <w:p w:rsidR="00826A2B" w:rsidRPr="00826A2B" w:rsidDel="0011175B" w:rsidRDefault="00826A2B" w:rsidP="00826A2B">
      <w:pPr>
        <w:rPr>
          <w:del w:id="280" w:author="Christi Hildebrandt" w:date="2018-09-27T16:51:00Z"/>
        </w:rPr>
      </w:pPr>
    </w:p>
    <w:p w:rsidR="009E2CA3" w:rsidDel="0011175B" w:rsidRDefault="009E2CA3" w:rsidP="009E2CA3">
      <w:pPr>
        <w:spacing w:after="0"/>
        <w:rPr>
          <w:del w:id="281" w:author="Christi Hildebrandt" w:date="2018-09-27T16:51:00Z"/>
        </w:rPr>
      </w:pPr>
      <w:r>
        <w:t>Key terminology and acronyms that are used in this document are described in the table:</w:t>
      </w:r>
    </w:p>
    <w:p w:rsidR="00826A2B" w:rsidRDefault="00826A2B" w:rsidP="009E2CA3">
      <w:pPr>
        <w:spacing w:after="0"/>
      </w:pPr>
    </w:p>
    <w:tbl>
      <w:tblPr>
        <w:tblW w:w="47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1118"/>
        <w:gridCol w:w="5616"/>
      </w:tblGrid>
      <w:tr w:rsidR="009E2CA3" w:rsidRPr="002C57C5" w:rsidTr="009E2CA3">
        <w:trPr>
          <w:tblHeader/>
        </w:trPr>
        <w:tc>
          <w:tcPr>
            <w:tcW w:w="1562"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Term</w:t>
            </w:r>
          </w:p>
        </w:tc>
        <w:tc>
          <w:tcPr>
            <w:tcW w:w="571"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Acronym</w:t>
            </w:r>
          </w:p>
        </w:tc>
        <w:tc>
          <w:tcPr>
            <w:tcW w:w="2867" w:type="pct"/>
            <w:shd w:val="clear" w:color="auto" w:fill="244061" w:themeFill="accent1" w:themeFillShade="80"/>
          </w:tcPr>
          <w:p w:rsidR="009E2CA3" w:rsidRPr="002C57C5" w:rsidRDefault="009E2CA3" w:rsidP="009E2CA3">
            <w:pPr>
              <w:spacing w:after="0"/>
              <w:rPr>
                <w:b/>
                <w:sz w:val="18"/>
                <w:szCs w:val="18"/>
              </w:rPr>
            </w:pPr>
            <w:r w:rsidRPr="002C57C5">
              <w:rPr>
                <w:b/>
                <w:sz w:val="18"/>
                <w:szCs w:val="18"/>
              </w:rPr>
              <w:t>Definition</w:t>
            </w:r>
          </w:p>
        </w:tc>
      </w:tr>
      <w:tr w:rsidR="009E2CA3" w:rsidRPr="002C57C5" w:rsidTr="009E2CA3">
        <w:tc>
          <w:tcPr>
            <w:tcW w:w="1562" w:type="pct"/>
          </w:tcPr>
          <w:p w:rsidR="009E2CA3" w:rsidRPr="002C57C5" w:rsidRDefault="004571AB" w:rsidP="002D2E3E">
            <w:pPr>
              <w:spacing w:after="0"/>
              <w:rPr>
                <w:sz w:val="18"/>
                <w:szCs w:val="18"/>
              </w:rPr>
            </w:pPr>
            <w:ins w:id="282" w:author="Christi Hildebrandt" w:date="2018-09-27T16:52:00Z">
              <w:r>
                <w:rPr>
                  <w:sz w:val="18"/>
                  <w:szCs w:val="18"/>
                </w:rPr>
                <w:t>Partner Services</w:t>
              </w:r>
            </w:ins>
            <w:del w:id="283" w:author="Christi Hildebrandt" w:date="2018-09-27T16:52:00Z">
              <w:r w:rsidR="006073CC" w:rsidDel="0011175B">
                <w:rPr>
                  <w:sz w:val="18"/>
                  <w:szCs w:val="18"/>
                </w:rPr>
                <w:delText>PSF</w:delText>
              </w:r>
            </w:del>
          </w:p>
        </w:tc>
        <w:tc>
          <w:tcPr>
            <w:tcW w:w="571" w:type="pct"/>
          </w:tcPr>
          <w:p w:rsidR="009E2CA3" w:rsidRPr="002C57C5" w:rsidRDefault="004571AB" w:rsidP="009E2CA3">
            <w:pPr>
              <w:spacing w:after="0"/>
              <w:rPr>
                <w:sz w:val="18"/>
                <w:szCs w:val="18"/>
              </w:rPr>
            </w:pPr>
            <w:ins w:id="284" w:author="Christi Hildebrandt" w:date="2018-09-27T16:57:00Z">
              <w:r>
                <w:rPr>
                  <w:sz w:val="18"/>
                  <w:szCs w:val="18"/>
                </w:rPr>
                <w:t>PS</w:t>
              </w:r>
            </w:ins>
          </w:p>
        </w:tc>
        <w:tc>
          <w:tcPr>
            <w:tcW w:w="2867" w:type="pct"/>
          </w:tcPr>
          <w:p w:rsidR="004571AB" w:rsidRDefault="004571AB" w:rsidP="009E2CA3">
            <w:pPr>
              <w:spacing w:after="0"/>
              <w:rPr>
                <w:ins w:id="285" w:author="Christi Hildebrandt" w:date="2018-09-27T16:57:00Z"/>
                <w:sz w:val="18"/>
                <w:szCs w:val="18"/>
              </w:rPr>
            </w:pPr>
            <w:ins w:id="286" w:author="Christi Hildebrandt" w:date="2018-09-27T16:56:00Z">
              <w:r>
                <w:rPr>
                  <w:sz w:val="18"/>
                  <w:szCs w:val="18"/>
                </w:rPr>
                <w:t>‘</w:t>
              </w:r>
              <w:r w:rsidRPr="004571AB">
                <w:rPr>
                  <w:sz w:val="18"/>
                  <w:szCs w:val="18"/>
                </w:rPr>
                <w:t>Partner services’ are offered to individuals who are infected with STDs, to their partners, and to other persons who are at increased risk for infection in an effort to prevent transmission of these diseases and to reduce suffering from their complications</w:t>
              </w:r>
              <w:r>
                <w:rPr>
                  <w:sz w:val="18"/>
                  <w:szCs w:val="18"/>
                </w:rPr>
                <w:t>.</w:t>
              </w:r>
            </w:ins>
          </w:p>
          <w:p w:rsidR="004571AB" w:rsidRDefault="004571AB" w:rsidP="009E2CA3">
            <w:pPr>
              <w:spacing w:after="0"/>
              <w:rPr>
                <w:ins w:id="287" w:author="Christi Hildebrandt" w:date="2018-09-27T16:57:00Z"/>
                <w:sz w:val="18"/>
                <w:szCs w:val="18"/>
              </w:rPr>
            </w:pPr>
          </w:p>
          <w:p w:rsidR="009E2CA3" w:rsidRPr="002C57C5" w:rsidRDefault="004571AB" w:rsidP="002D2E3E">
            <w:pPr>
              <w:spacing w:after="0"/>
              <w:rPr>
                <w:sz w:val="18"/>
                <w:szCs w:val="18"/>
              </w:rPr>
            </w:pPr>
            <w:ins w:id="288" w:author="Christi Hildebrandt" w:date="2018-09-27T16:57:00Z">
              <w:r>
                <w:rPr>
                  <w:sz w:val="18"/>
                  <w:szCs w:val="18"/>
                </w:rPr>
                <w:t xml:space="preserve">For more information, see the following: </w:t>
              </w:r>
              <w:r>
                <w:rPr>
                  <w:sz w:val="18"/>
                  <w:szCs w:val="18"/>
                </w:rPr>
                <w:fldChar w:fldCharType="begin"/>
              </w:r>
              <w:r>
                <w:rPr>
                  <w:sz w:val="18"/>
                  <w:szCs w:val="18"/>
                </w:rPr>
                <w:instrText xml:space="preserve"> HYPERLINK "</w:instrText>
              </w:r>
              <w:r w:rsidRPr="004571AB">
                <w:rPr>
                  <w:sz w:val="18"/>
                  <w:szCs w:val="18"/>
                </w:rPr>
                <w:instrText>https://www.cdc.gov/std/program/partners.htm</w:instrText>
              </w:r>
              <w:r>
                <w:rPr>
                  <w:sz w:val="18"/>
                  <w:szCs w:val="18"/>
                </w:rPr>
                <w:instrText xml:space="preserve">" </w:instrText>
              </w:r>
              <w:r>
                <w:rPr>
                  <w:sz w:val="18"/>
                  <w:szCs w:val="18"/>
                </w:rPr>
                <w:fldChar w:fldCharType="separate"/>
              </w:r>
              <w:r w:rsidRPr="00C774A5">
                <w:rPr>
                  <w:rStyle w:val="Hyperlink"/>
                  <w:sz w:val="18"/>
                  <w:szCs w:val="18"/>
                </w:rPr>
                <w:t>https://www.cdc.gov/std/program/partners.htm</w:t>
              </w:r>
              <w:r>
                <w:rPr>
                  <w:sz w:val="18"/>
                  <w:szCs w:val="18"/>
                </w:rPr>
                <w:fldChar w:fldCharType="end"/>
              </w:r>
              <w:r>
                <w:rPr>
                  <w:sz w:val="18"/>
                  <w:szCs w:val="18"/>
                </w:rPr>
                <w:t>.</w:t>
              </w:r>
            </w:ins>
            <w:del w:id="289" w:author="Christi Hildebrandt" w:date="2018-09-27T16:52:00Z">
              <w:r w:rsidR="00ED1C46" w:rsidDel="0011175B">
                <w:rPr>
                  <w:sz w:val="18"/>
                  <w:szCs w:val="18"/>
                </w:rPr>
                <w:delText>Stands for Partner Services File</w:delText>
              </w:r>
            </w:del>
          </w:p>
        </w:tc>
      </w:tr>
      <w:tr w:rsidR="004571AB" w:rsidRPr="002C57C5" w:rsidTr="009E2CA3">
        <w:trPr>
          <w:ins w:id="290" w:author="Christi Hildebrandt" w:date="2018-09-27T16:57:00Z"/>
        </w:trPr>
        <w:tc>
          <w:tcPr>
            <w:tcW w:w="1562" w:type="pct"/>
          </w:tcPr>
          <w:p w:rsidR="004571AB" w:rsidRDefault="004571AB" w:rsidP="009E2CA3">
            <w:pPr>
              <w:spacing w:after="0"/>
              <w:rPr>
                <w:ins w:id="291" w:author="Christi Hildebrandt" w:date="2018-09-27T16:57:00Z"/>
                <w:sz w:val="18"/>
                <w:szCs w:val="18"/>
              </w:rPr>
            </w:pPr>
            <w:ins w:id="292" w:author="Christi Hildebrandt" w:date="2018-09-27T16:57:00Z">
              <w:r>
                <w:rPr>
                  <w:sz w:val="18"/>
                  <w:szCs w:val="18"/>
                </w:rPr>
                <w:t>Partner Services File</w:t>
              </w:r>
            </w:ins>
          </w:p>
        </w:tc>
        <w:tc>
          <w:tcPr>
            <w:tcW w:w="571" w:type="pct"/>
          </w:tcPr>
          <w:p w:rsidR="004571AB" w:rsidRPr="002C57C5" w:rsidRDefault="004571AB" w:rsidP="009E2CA3">
            <w:pPr>
              <w:spacing w:after="0"/>
              <w:rPr>
                <w:ins w:id="293" w:author="Christi Hildebrandt" w:date="2018-09-27T16:57:00Z"/>
                <w:sz w:val="18"/>
                <w:szCs w:val="18"/>
              </w:rPr>
            </w:pPr>
            <w:ins w:id="294" w:author="Christi Hildebrandt" w:date="2018-09-27T16:57:00Z">
              <w:r>
                <w:rPr>
                  <w:sz w:val="18"/>
                  <w:szCs w:val="18"/>
                </w:rPr>
                <w:t>PSF</w:t>
              </w:r>
            </w:ins>
          </w:p>
        </w:tc>
        <w:tc>
          <w:tcPr>
            <w:tcW w:w="2867" w:type="pct"/>
          </w:tcPr>
          <w:p w:rsidR="004571AB" w:rsidRDefault="004571AB" w:rsidP="002D2E3E">
            <w:pPr>
              <w:spacing w:after="0"/>
              <w:rPr>
                <w:ins w:id="295" w:author="Christi Hildebrandt" w:date="2018-09-27T16:59:00Z"/>
                <w:sz w:val="18"/>
                <w:szCs w:val="18"/>
              </w:rPr>
            </w:pPr>
            <w:ins w:id="296" w:author="Christi Hildebrandt" w:date="2018-09-27T16:58:00Z">
              <w:r>
                <w:rPr>
                  <w:sz w:val="18"/>
                  <w:szCs w:val="18"/>
                </w:rPr>
                <w:t xml:space="preserve">A file </w:t>
              </w:r>
            </w:ins>
            <w:ins w:id="297" w:author="Christi Hildebrandt" w:date="2018-09-27T16:59:00Z">
              <w:r>
                <w:rPr>
                  <w:sz w:val="18"/>
                  <w:szCs w:val="18"/>
                </w:rPr>
                <w:t xml:space="preserve">that can be uploaded to </w:t>
              </w:r>
              <w:proofErr w:type="spellStart"/>
              <w:r>
                <w:rPr>
                  <w:sz w:val="18"/>
                  <w:szCs w:val="18"/>
                </w:rPr>
                <w:t>PartnerServicesWeb</w:t>
              </w:r>
              <w:proofErr w:type="spellEnd"/>
              <w:r>
                <w:rPr>
                  <w:sz w:val="18"/>
                  <w:szCs w:val="18"/>
                </w:rPr>
                <w:t xml:space="preserve"> (</w:t>
              </w:r>
              <w:proofErr w:type="spellStart"/>
              <w:r>
                <w:rPr>
                  <w:sz w:val="18"/>
                  <w:szCs w:val="18"/>
                </w:rPr>
                <w:t>EvaluationWeb</w:t>
              </w:r>
              <w:proofErr w:type="spellEnd"/>
              <w:r>
                <w:rPr>
                  <w:sz w:val="18"/>
                  <w:szCs w:val="18"/>
                </w:rPr>
                <w:t xml:space="preserve">) </w:t>
              </w:r>
              <w:r w:rsidRPr="004571AB">
                <w:rPr>
                  <w:sz w:val="18"/>
                  <w:szCs w:val="18"/>
                </w:rPr>
                <w:t xml:space="preserve">designed to meet all of </w:t>
              </w:r>
              <w:r>
                <w:rPr>
                  <w:sz w:val="18"/>
                  <w:szCs w:val="18"/>
                </w:rPr>
                <w:t>the</w:t>
              </w:r>
              <w:r w:rsidRPr="004571AB">
                <w:rPr>
                  <w:sz w:val="18"/>
                  <w:szCs w:val="18"/>
                </w:rPr>
                <w:t xml:space="preserve"> requirements reporting HIV Partner Services data and reporting CDC-required National HIV Prevention Program Monitoring &amp; Evaluation (NHM&amp;E) required variables.</w:t>
              </w:r>
            </w:ins>
          </w:p>
          <w:p w:rsidR="004571AB" w:rsidRPr="0085435A" w:rsidRDefault="004571AB" w:rsidP="002D2E3E">
            <w:pPr>
              <w:spacing w:after="0"/>
              <w:rPr>
                <w:ins w:id="298" w:author="Christi Hildebrandt" w:date="2018-09-27T16:57:00Z"/>
                <w:sz w:val="18"/>
                <w:szCs w:val="18"/>
              </w:rPr>
            </w:pPr>
            <w:ins w:id="299" w:author="Christi Hildebrandt" w:date="2018-09-27T17:00:00Z">
              <w:r>
                <w:rPr>
                  <w:sz w:val="18"/>
                  <w:szCs w:val="18"/>
                </w:rPr>
                <w:fldChar w:fldCharType="begin"/>
              </w:r>
              <w:r>
                <w:rPr>
                  <w:sz w:val="18"/>
                  <w:szCs w:val="18"/>
                </w:rPr>
                <w:instrText xml:space="preserve"> HYPERLINK "</w:instrText>
              </w:r>
            </w:ins>
            <w:ins w:id="300" w:author="Christi Hildebrandt" w:date="2018-09-27T16:59:00Z">
              <w:r w:rsidRPr="004571AB">
                <w:rPr>
                  <w:sz w:val="18"/>
                  <w:szCs w:val="18"/>
                </w:rPr>
                <w:instrText>http://lutherconsulting.com/partnerservicesweb.html</w:instrText>
              </w:r>
            </w:ins>
            <w:ins w:id="301" w:author="Christi Hildebrandt" w:date="2018-09-27T17:00:00Z">
              <w:r>
                <w:rPr>
                  <w:sz w:val="18"/>
                  <w:szCs w:val="18"/>
                </w:rPr>
                <w:instrText xml:space="preserve">" </w:instrText>
              </w:r>
              <w:r>
                <w:rPr>
                  <w:sz w:val="18"/>
                  <w:szCs w:val="18"/>
                </w:rPr>
                <w:fldChar w:fldCharType="separate"/>
              </w:r>
            </w:ins>
            <w:ins w:id="302" w:author="Christi Hildebrandt" w:date="2018-09-27T16:59:00Z">
              <w:r w:rsidRPr="00C774A5">
                <w:rPr>
                  <w:rStyle w:val="Hyperlink"/>
                  <w:sz w:val="18"/>
                  <w:szCs w:val="18"/>
                </w:rPr>
                <w:t>http://lutherconsulting.com/partnerservicesweb.html</w:t>
              </w:r>
            </w:ins>
            <w:ins w:id="303" w:author="Christi Hildebrandt" w:date="2018-09-27T17:00:00Z">
              <w:r>
                <w:rPr>
                  <w:sz w:val="18"/>
                  <w:szCs w:val="18"/>
                </w:rPr>
                <w:fldChar w:fldCharType="end"/>
              </w:r>
            </w:ins>
          </w:p>
        </w:tc>
      </w:tr>
      <w:tr w:rsidR="004571AB" w:rsidRPr="002C57C5" w:rsidTr="009E2CA3">
        <w:trPr>
          <w:ins w:id="304" w:author="Christi Hildebrandt" w:date="2018-09-27T17:00:00Z"/>
        </w:trPr>
        <w:tc>
          <w:tcPr>
            <w:tcW w:w="1562" w:type="pct"/>
          </w:tcPr>
          <w:p w:rsidR="004571AB" w:rsidRDefault="004571AB" w:rsidP="009E2CA3">
            <w:pPr>
              <w:spacing w:after="0"/>
              <w:rPr>
                <w:ins w:id="305" w:author="Christi Hildebrandt" w:date="2018-09-27T17:00:00Z"/>
                <w:sz w:val="18"/>
                <w:szCs w:val="18"/>
              </w:rPr>
            </w:pPr>
            <w:ins w:id="306" w:author="Christi Hildebrandt" w:date="2018-09-27T17:00:00Z">
              <w:r>
                <w:rPr>
                  <w:sz w:val="18"/>
                  <w:szCs w:val="18"/>
                </w:rPr>
                <w:t>Luther Consulting</w:t>
              </w:r>
            </w:ins>
          </w:p>
        </w:tc>
        <w:tc>
          <w:tcPr>
            <w:tcW w:w="571" w:type="pct"/>
          </w:tcPr>
          <w:p w:rsidR="004571AB" w:rsidRPr="002C57C5" w:rsidRDefault="004571AB" w:rsidP="009E2CA3">
            <w:pPr>
              <w:spacing w:after="0"/>
              <w:rPr>
                <w:ins w:id="307" w:author="Christi Hildebrandt" w:date="2018-09-27T17:00:00Z"/>
                <w:sz w:val="18"/>
                <w:szCs w:val="18"/>
              </w:rPr>
            </w:pPr>
          </w:p>
        </w:tc>
        <w:tc>
          <w:tcPr>
            <w:tcW w:w="2867" w:type="pct"/>
          </w:tcPr>
          <w:p w:rsidR="004571AB" w:rsidRPr="0085435A" w:rsidRDefault="004571AB" w:rsidP="00721D9D">
            <w:pPr>
              <w:spacing w:after="0"/>
              <w:rPr>
                <w:ins w:id="308" w:author="Christi Hildebrandt" w:date="2018-09-27T17:00:00Z"/>
                <w:sz w:val="18"/>
                <w:szCs w:val="18"/>
              </w:rPr>
            </w:pPr>
            <w:ins w:id="309" w:author="Christi Hildebrandt" w:date="2018-09-27T17:00:00Z">
              <w:r>
                <w:rPr>
                  <w:sz w:val="18"/>
                  <w:szCs w:val="18"/>
                </w:rPr>
                <w:t xml:space="preserve">Luther Consulting is a provider of web-based public health software systems, including </w:t>
              </w:r>
              <w:proofErr w:type="spellStart"/>
              <w:r>
                <w:rPr>
                  <w:sz w:val="18"/>
                  <w:szCs w:val="18"/>
                </w:rPr>
                <w:t>EvaluationWeb</w:t>
              </w:r>
              <w:proofErr w:type="spellEnd"/>
              <w:r>
                <w:rPr>
                  <w:sz w:val="18"/>
                  <w:szCs w:val="18"/>
                </w:rPr>
                <w:t xml:space="preserve">, which is used to </w:t>
              </w:r>
            </w:ins>
            <w:ins w:id="310" w:author="Christi Hildebrandt" w:date="2018-09-27T17:01:00Z">
              <w:r>
                <w:rPr>
                  <w:sz w:val="18"/>
                  <w:szCs w:val="18"/>
                </w:rPr>
                <w:t>upload the PSF for NBS sites.</w:t>
              </w:r>
            </w:ins>
          </w:p>
        </w:tc>
      </w:tr>
      <w:tr w:rsidR="009E2CA3" w:rsidRPr="002C57C5" w:rsidTr="009E2CA3">
        <w:tc>
          <w:tcPr>
            <w:tcW w:w="1562" w:type="pct"/>
          </w:tcPr>
          <w:p w:rsidR="009E2CA3" w:rsidRPr="002C57C5" w:rsidRDefault="006073CC" w:rsidP="009E2CA3">
            <w:pPr>
              <w:spacing w:after="0"/>
              <w:rPr>
                <w:sz w:val="18"/>
                <w:szCs w:val="18"/>
              </w:rPr>
            </w:pPr>
            <w:r>
              <w:rPr>
                <w:sz w:val="18"/>
                <w:szCs w:val="18"/>
              </w:rPr>
              <w:t>Incremental</w:t>
            </w:r>
            <w:ins w:id="311" w:author="Christi Hildebrandt" w:date="2018-09-27T16:54:00Z">
              <w:r w:rsidR="0011175B">
                <w:rPr>
                  <w:sz w:val="18"/>
                  <w:szCs w:val="18"/>
                </w:rPr>
                <w:t xml:space="preserve"> Refresh</w:t>
              </w:r>
            </w:ins>
          </w:p>
        </w:tc>
        <w:tc>
          <w:tcPr>
            <w:tcW w:w="571" w:type="pct"/>
          </w:tcPr>
          <w:p w:rsidR="009E2CA3" w:rsidRPr="002C57C5" w:rsidRDefault="009E2CA3" w:rsidP="009E2CA3">
            <w:pPr>
              <w:spacing w:after="0"/>
              <w:rPr>
                <w:sz w:val="18"/>
                <w:szCs w:val="18"/>
              </w:rPr>
            </w:pPr>
          </w:p>
        </w:tc>
        <w:tc>
          <w:tcPr>
            <w:tcW w:w="2867" w:type="pct"/>
          </w:tcPr>
          <w:p w:rsidR="009E2CA3" w:rsidRPr="002C57C5" w:rsidRDefault="00721D9D" w:rsidP="00721D9D">
            <w:pPr>
              <w:spacing w:after="0"/>
              <w:rPr>
                <w:sz w:val="18"/>
                <w:szCs w:val="18"/>
              </w:rPr>
            </w:pPr>
            <w:r w:rsidRPr="0085435A">
              <w:rPr>
                <w:sz w:val="18"/>
                <w:szCs w:val="18"/>
              </w:rPr>
              <w:t xml:space="preserve">Rather than refreshing the entire </w:t>
            </w:r>
            <w:r>
              <w:rPr>
                <w:sz w:val="18"/>
                <w:szCs w:val="18"/>
              </w:rPr>
              <w:t>tables</w:t>
            </w:r>
            <w:r w:rsidRPr="0085435A">
              <w:rPr>
                <w:sz w:val="18"/>
                <w:szCs w:val="18"/>
              </w:rPr>
              <w:t xml:space="preserve">, </w:t>
            </w:r>
            <w:r>
              <w:rPr>
                <w:sz w:val="18"/>
                <w:szCs w:val="18"/>
              </w:rPr>
              <w:t>an incremental refresh</w:t>
            </w:r>
            <w:r w:rsidRPr="0085435A">
              <w:rPr>
                <w:sz w:val="18"/>
                <w:szCs w:val="18"/>
              </w:rPr>
              <w:t xml:space="preserve"> only add</w:t>
            </w:r>
            <w:r>
              <w:rPr>
                <w:sz w:val="18"/>
                <w:szCs w:val="18"/>
              </w:rPr>
              <w:t>s</w:t>
            </w:r>
            <w:ins w:id="312" w:author="Christi Hildebrandt" w:date="2018-09-27T16:54:00Z">
              <w:r w:rsidR="004571AB">
                <w:rPr>
                  <w:sz w:val="18"/>
                  <w:szCs w:val="18"/>
                </w:rPr>
                <w:t>/updates</w:t>
              </w:r>
            </w:ins>
            <w:r w:rsidRPr="0085435A">
              <w:rPr>
                <w:sz w:val="18"/>
                <w:szCs w:val="18"/>
              </w:rPr>
              <w:t xml:space="preserve"> the rows that are new</w:t>
            </w:r>
            <w:r w:rsidR="00826A2B">
              <w:rPr>
                <w:sz w:val="18"/>
                <w:szCs w:val="18"/>
              </w:rPr>
              <w:t xml:space="preserve"> or have been updated</w:t>
            </w:r>
            <w:r w:rsidRPr="0085435A">
              <w:rPr>
                <w:sz w:val="18"/>
                <w:szCs w:val="18"/>
              </w:rPr>
              <w:t xml:space="preserve"> since the last time </w:t>
            </w:r>
            <w:r>
              <w:rPr>
                <w:sz w:val="18"/>
                <w:szCs w:val="18"/>
              </w:rPr>
              <w:t>the batch process was run</w:t>
            </w:r>
            <w:r w:rsidRPr="0085435A">
              <w:rPr>
                <w:sz w:val="18"/>
                <w:szCs w:val="18"/>
              </w:rPr>
              <w:t>.</w:t>
            </w:r>
          </w:p>
        </w:tc>
      </w:tr>
      <w:tr w:rsidR="009E2CA3" w:rsidRPr="002C57C5" w:rsidTr="009E2CA3">
        <w:tc>
          <w:tcPr>
            <w:tcW w:w="1562" w:type="pct"/>
          </w:tcPr>
          <w:p w:rsidR="009E2CA3" w:rsidRDefault="006073CC" w:rsidP="009E2CA3">
            <w:pPr>
              <w:spacing w:after="0"/>
              <w:rPr>
                <w:sz w:val="18"/>
                <w:szCs w:val="18"/>
              </w:rPr>
            </w:pPr>
            <w:r>
              <w:rPr>
                <w:sz w:val="18"/>
                <w:szCs w:val="18"/>
              </w:rPr>
              <w:t>Full</w:t>
            </w:r>
            <w:ins w:id="313" w:author="Christi Hildebrandt" w:date="2018-09-27T16:54:00Z">
              <w:r w:rsidR="0011175B">
                <w:rPr>
                  <w:sz w:val="18"/>
                  <w:szCs w:val="18"/>
                </w:rPr>
                <w:t xml:space="preserve"> Refresh</w:t>
              </w:r>
            </w:ins>
          </w:p>
        </w:tc>
        <w:tc>
          <w:tcPr>
            <w:tcW w:w="571" w:type="pct"/>
          </w:tcPr>
          <w:p w:rsidR="009E2CA3" w:rsidRPr="002C57C5" w:rsidRDefault="009E2CA3" w:rsidP="009E2CA3">
            <w:pPr>
              <w:spacing w:after="0"/>
              <w:rPr>
                <w:sz w:val="18"/>
                <w:szCs w:val="18"/>
              </w:rPr>
            </w:pPr>
          </w:p>
        </w:tc>
        <w:tc>
          <w:tcPr>
            <w:tcW w:w="2867" w:type="pct"/>
          </w:tcPr>
          <w:p w:rsidR="009E2CA3" w:rsidRPr="002C57C5" w:rsidRDefault="00721D9D" w:rsidP="00721D9D">
            <w:pPr>
              <w:spacing w:after="0"/>
              <w:rPr>
                <w:sz w:val="18"/>
                <w:szCs w:val="18"/>
              </w:rPr>
            </w:pPr>
            <w:r>
              <w:rPr>
                <w:sz w:val="18"/>
                <w:szCs w:val="18"/>
              </w:rPr>
              <w:t>E</w:t>
            </w:r>
            <w:r w:rsidR="009E2CA3" w:rsidRPr="0085435A">
              <w:rPr>
                <w:sz w:val="18"/>
                <w:szCs w:val="18"/>
              </w:rPr>
              <w:t xml:space="preserve">very time </w:t>
            </w:r>
            <w:r>
              <w:rPr>
                <w:sz w:val="18"/>
                <w:szCs w:val="18"/>
              </w:rPr>
              <w:t xml:space="preserve">the batch process is run in full mode, </w:t>
            </w:r>
            <w:r w:rsidR="009E2CA3" w:rsidRPr="0085435A">
              <w:rPr>
                <w:sz w:val="18"/>
                <w:szCs w:val="18"/>
              </w:rPr>
              <w:t>all of the rows</w:t>
            </w:r>
            <w:ins w:id="314" w:author="Christi Hildebrandt" w:date="2018-09-27T16:54:00Z">
              <w:r w:rsidR="0011175B">
                <w:rPr>
                  <w:sz w:val="18"/>
                  <w:szCs w:val="18"/>
                </w:rPr>
                <w:t xml:space="preserve"> within the PSF tables</w:t>
              </w:r>
            </w:ins>
            <w:r w:rsidR="009E2CA3" w:rsidRPr="0085435A">
              <w:rPr>
                <w:sz w:val="18"/>
                <w:szCs w:val="18"/>
              </w:rPr>
              <w:t xml:space="preserve"> are replaced with the data in the underlying data source</w:t>
            </w:r>
            <w:r w:rsidR="009E2CA3">
              <w:rPr>
                <w:sz w:val="18"/>
                <w:szCs w:val="18"/>
              </w:rPr>
              <w:t xml:space="preserve"> (i.e., the ODS)</w:t>
            </w:r>
            <w:r w:rsidR="00DC4420">
              <w:rPr>
                <w:sz w:val="18"/>
                <w:szCs w:val="18"/>
              </w:rPr>
              <w:t xml:space="preserve">. This </w:t>
            </w:r>
            <w:r w:rsidR="009E2CA3" w:rsidRPr="0085435A">
              <w:rPr>
                <w:sz w:val="18"/>
                <w:szCs w:val="18"/>
              </w:rPr>
              <w:t>kind of refresh ensures you have an exact copy of what is</w:t>
            </w:r>
            <w:r>
              <w:rPr>
                <w:sz w:val="18"/>
                <w:szCs w:val="18"/>
              </w:rPr>
              <w:t xml:space="preserve"> in the underlying data source.</w:t>
            </w:r>
          </w:p>
        </w:tc>
      </w:tr>
      <w:tr w:rsidR="009E2CA3" w:rsidRPr="002C57C5" w:rsidTr="009E2CA3">
        <w:tc>
          <w:tcPr>
            <w:tcW w:w="1562" w:type="pct"/>
          </w:tcPr>
          <w:p w:rsidR="009E2CA3" w:rsidRPr="002C57C5" w:rsidRDefault="006073CC" w:rsidP="009E2CA3">
            <w:pPr>
              <w:spacing w:after="0"/>
              <w:rPr>
                <w:sz w:val="18"/>
                <w:szCs w:val="18"/>
              </w:rPr>
            </w:pPr>
            <w:r>
              <w:rPr>
                <w:sz w:val="18"/>
                <w:szCs w:val="18"/>
              </w:rPr>
              <w:t>Index</w:t>
            </w:r>
          </w:p>
        </w:tc>
        <w:tc>
          <w:tcPr>
            <w:tcW w:w="571" w:type="pct"/>
          </w:tcPr>
          <w:p w:rsidR="009E2CA3" w:rsidRPr="002C57C5" w:rsidRDefault="009E2CA3" w:rsidP="009E2CA3">
            <w:pPr>
              <w:spacing w:after="0"/>
              <w:rPr>
                <w:sz w:val="18"/>
                <w:szCs w:val="18"/>
              </w:rPr>
            </w:pPr>
          </w:p>
        </w:tc>
        <w:tc>
          <w:tcPr>
            <w:tcW w:w="2867" w:type="pct"/>
          </w:tcPr>
          <w:p w:rsidR="009E2CA3" w:rsidRPr="002C57C5" w:rsidRDefault="00134F19" w:rsidP="009E2CA3">
            <w:pPr>
              <w:spacing w:after="0"/>
              <w:rPr>
                <w:sz w:val="18"/>
                <w:szCs w:val="18"/>
              </w:rPr>
            </w:pPr>
            <w:r w:rsidRPr="005252E1">
              <w:rPr>
                <w:sz w:val="18"/>
                <w:szCs w:val="18"/>
              </w:rPr>
              <w:t xml:space="preserve">Index aligns with the NBS concept of a Case (Investigation) with a disposition indicating HIV positive (1, 2, </w:t>
            </w:r>
            <w:proofErr w:type="gramStart"/>
            <w:r w:rsidRPr="005252E1">
              <w:rPr>
                <w:sz w:val="18"/>
                <w:szCs w:val="18"/>
              </w:rPr>
              <w:t>5</w:t>
            </w:r>
            <w:proofErr w:type="gramEnd"/>
            <w:r w:rsidRPr="005252E1">
              <w:rPr>
                <w:sz w:val="18"/>
                <w:szCs w:val="18"/>
              </w:rPr>
              <w:t>).</w:t>
            </w:r>
          </w:p>
        </w:tc>
      </w:tr>
      <w:tr w:rsidR="009E2CA3" w:rsidRPr="002C57C5" w:rsidTr="009E2CA3">
        <w:tc>
          <w:tcPr>
            <w:tcW w:w="1562" w:type="pct"/>
          </w:tcPr>
          <w:p w:rsidR="009E2CA3" w:rsidRPr="002C57C5" w:rsidRDefault="006073CC" w:rsidP="009E2CA3">
            <w:pPr>
              <w:spacing w:after="0"/>
              <w:rPr>
                <w:sz w:val="18"/>
                <w:szCs w:val="18"/>
              </w:rPr>
            </w:pPr>
            <w:r>
              <w:rPr>
                <w:sz w:val="18"/>
                <w:szCs w:val="18"/>
              </w:rPr>
              <w:t>Session</w:t>
            </w:r>
          </w:p>
        </w:tc>
        <w:tc>
          <w:tcPr>
            <w:tcW w:w="571" w:type="pct"/>
          </w:tcPr>
          <w:p w:rsidR="009E2CA3" w:rsidRPr="002C57C5" w:rsidRDefault="009E2CA3" w:rsidP="009E2CA3">
            <w:pPr>
              <w:spacing w:after="0"/>
              <w:rPr>
                <w:sz w:val="18"/>
                <w:szCs w:val="18"/>
              </w:rPr>
            </w:pPr>
          </w:p>
        </w:tc>
        <w:tc>
          <w:tcPr>
            <w:tcW w:w="2867" w:type="pct"/>
          </w:tcPr>
          <w:p w:rsidR="009E2CA3" w:rsidRPr="002C57C5" w:rsidRDefault="00134F19" w:rsidP="009E2CA3">
            <w:pPr>
              <w:spacing w:after="0"/>
              <w:rPr>
                <w:sz w:val="18"/>
                <w:szCs w:val="18"/>
              </w:rPr>
            </w:pPr>
            <w:r w:rsidRPr="005252E1">
              <w:rPr>
                <w:sz w:val="18"/>
                <w:szCs w:val="18"/>
              </w:rPr>
              <w:t>Session aligns with the NBS concept of 'Interview'</w:t>
            </w:r>
            <w:ins w:id="315" w:author="Christi Hildebrandt" w:date="2018-09-27T16:53:00Z">
              <w:r w:rsidR="0011175B">
                <w:rPr>
                  <w:sz w:val="18"/>
                  <w:szCs w:val="18"/>
                </w:rPr>
                <w:t>.</w:t>
              </w:r>
            </w:ins>
          </w:p>
        </w:tc>
      </w:tr>
      <w:tr w:rsidR="009E2CA3" w:rsidRPr="002C57C5" w:rsidTr="009E2CA3">
        <w:tc>
          <w:tcPr>
            <w:tcW w:w="1562" w:type="pct"/>
          </w:tcPr>
          <w:p w:rsidR="009E2CA3" w:rsidRPr="002C57C5" w:rsidRDefault="00EA598C" w:rsidP="006073CC">
            <w:pPr>
              <w:spacing w:after="0"/>
              <w:rPr>
                <w:sz w:val="18"/>
                <w:szCs w:val="18"/>
              </w:rPr>
            </w:pPr>
            <w:hyperlink r:id="rId10" w:history="1">
              <w:r w:rsidR="006073CC">
                <w:rPr>
                  <w:sz w:val="18"/>
                  <w:szCs w:val="18"/>
                </w:rPr>
                <w:t>Client</w:t>
              </w:r>
            </w:hyperlink>
          </w:p>
        </w:tc>
        <w:tc>
          <w:tcPr>
            <w:tcW w:w="571" w:type="pct"/>
          </w:tcPr>
          <w:p w:rsidR="009E2CA3" w:rsidRPr="002C57C5" w:rsidRDefault="009E2CA3" w:rsidP="009E2CA3">
            <w:pPr>
              <w:spacing w:after="0"/>
              <w:rPr>
                <w:sz w:val="18"/>
                <w:szCs w:val="18"/>
              </w:rPr>
            </w:pPr>
          </w:p>
        </w:tc>
        <w:tc>
          <w:tcPr>
            <w:tcW w:w="2867" w:type="pct"/>
          </w:tcPr>
          <w:p w:rsidR="009E2CA3" w:rsidRPr="002C57C5" w:rsidRDefault="00134F19" w:rsidP="009E2CA3">
            <w:pPr>
              <w:spacing w:after="0"/>
              <w:rPr>
                <w:sz w:val="18"/>
                <w:szCs w:val="18"/>
              </w:rPr>
            </w:pPr>
            <w:r w:rsidRPr="005252E1">
              <w:rPr>
                <w:sz w:val="18"/>
                <w:szCs w:val="18"/>
              </w:rPr>
              <w:t>Patient Revision either attached to an investigation or a contact record.</w:t>
            </w:r>
          </w:p>
        </w:tc>
      </w:tr>
      <w:tr w:rsidR="009E2CA3" w:rsidRPr="002C57C5" w:rsidTr="009E2CA3">
        <w:tc>
          <w:tcPr>
            <w:tcW w:w="1562" w:type="pct"/>
          </w:tcPr>
          <w:p w:rsidR="009E2CA3" w:rsidRPr="002C57C5" w:rsidRDefault="006073CC" w:rsidP="009E2CA3">
            <w:pPr>
              <w:spacing w:after="0"/>
              <w:rPr>
                <w:sz w:val="18"/>
                <w:szCs w:val="18"/>
              </w:rPr>
            </w:pPr>
            <w:r>
              <w:rPr>
                <w:sz w:val="18"/>
                <w:szCs w:val="18"/>
              </w:rPr>
              <w:t>Risk</w:t>
            </w:r>
          </w:p>
        </w:tc>
        <w:tc>
          <w:tcPr>
            <w:tcW w:w="571" w:type="pct"/>
          </w:tcPr>
          <w:p w:rsidR="009E2CA3" w:rsidRPr="002C57C5" w:rsidRDefault="009E2CA3" w:rsidP="009E2CA3">
            <w:pPr>
              <w:spacing w:after="0"/>
              <w:rPr>
                <w:sz w:val="18"/>
                <w:szCs w:val="18"/>
              </w:rPr>
            </w:pPr>
          </w:p>
        </w:tc>
        <w:tc>
          <w:tcPr>
            <w:tcW w:w="2867" w:type="pct"/>
          </w:tcPr>
          <w:p w:rsidR="009E2CA3" w:rsidRPr="002C57C5" w:rsidRDefault="00134F19" w:rsidP="009E2CA3">
            <w:pPr>
              <w:spacing w:after="0"/>
              <w:rPr>
                <w:sz w:val="18"/>
                <w:szCs w:val="18"/>
              </w:rPr>
            </w:pPr>
            <w:r w:rsidRPr="005252E1">
              <w:rPr>
                <w:sz w:val="18"/>
                <w:szCs w:val="18"/>
              </w:rPr>
              <w:t>Risk profiles are collected on an investigation (not on a contact record). This occurs for both indexes and partners.</w:t>
            </w:r>
          </w:p>
        </w:tc>
      </w:tr>
      <w:tr w:rsidR="009E2CA3" w:rsidRPr="002C57C5" w:rsidTr="009E2CA3">
        <w:tc>
          <w:tcPr>
            <w:tcW w:w="1562" w:type="pct"/>
          </w:tcPr>
          <w:p w:rsidR="009E2CA3" w:rsidRPr="00547200" w:rsidRDefault="006073CC" w:rsidP="009E2CA3">
            <w:pPr>
              <w:spacing w:after="0"/>
              <w:rPr>
                <w:sz w:val="18"/>
                <w:szCs w:val="18"/>
              </w:rPr>
            </w:pPr>
            <w:r>
              <w:rPr>
                <w:sz w:val="18"/>
                <w:szCs w:val="18"/>
              </w:rPr>
              <w:t>Partner</w:t>
            </w:r>
          </w:p>
        </w:tc>
        <w:tc>
          <w:tcPr>
            <w:tcW w:w="571" w:type="pct"/>
          </w:tcPr>
          <w:p w:rsidR="009E2CA3" w:rsidRPr="00547200" w:rsidRDefault="009E2CA3" w:rsidP="009E2CA3">
            <w:pPr>
              <w:spacing w:after="0"/>
              <w:rPr>
                <w:sz w:val="18"/>
                <w:szCs w:val="18"/>
              </w:rPr>
            </w:pPr>
          </w:p>
        </w:tc>
        <w:tc>
          <w:tcPr>
            <w:tcW w:w="2867" w:type="pct"/>
          </w:tcPr>
          <w:p w:rsidR="009E2CA3" w:rsidRPr="00547200" w:rsidRDefault="00134F19" w:rsidP="009E2CA3">
            <w:pPr>
              <w:spacing w:after="0"/>
              <w:rPr>
                <w:sz w:val="18"/>
                <w:szCs w:val="18"/>
              </w:rPr>
            </w:pPr>
            <w:r w:rsidRPr="005252E1">
              <w:rPr>
                <w:sz w:val="18"/>
                <w:szCs w:val="18"/>
              </w:rPr>
              <w:t>Contact to a case where referral basis is P1, P2, or P3</w:t>
            </w:r>
            <w:ins w:id="316" w:author="Christi Hildebrandt" w:date="2018-09-27T16:53:00Z">
              <w:r w:rsidR="0011175B">
                <w:rPr>
                  <w:sz w:val="18"/>
                  <w:szCs w:val="18"/>
                </w:rPr>
                <w:t>.</w:t>
              </w:r>
            </w:ins>
          </w:p>
        </w:tc>
      </w:tr>
      <w:tr w:rsidR="00160D23" w:rsidRPr="002C57C5" w:rsidTr="00ED1C46">
        <w:trPr>
          <w:trHeight w:val="54"/>
        </w:trPr>
        <w:tc>
          <w:tcPr>
            <w:tcW w:w="1562" w:type="pct"/>
          </w:tcPr>
          <w:p w:rsidR="00160D23" w:rsidRDefault="0011175B" w:rsidP="009E2CA3">
            <w:pPr>
              <w:spacing w:after="0"/>
              <w:rPr>
                <w:sz w:val="18"/>
                <w:szCs w:val="18"/>
              </w:rPr>
            </w:pPr>
            <w:commentRangeStart w:id="317"/>
            <w:commentRangeStart w:id="318"/>
            <w:ins w:id="319" w:author="Christi Hildebrandt" w:date="2018-09-27T16:52:00Z">
              <w:r>
                <w:rPr>
                  <w:sz w:val="18"/>
                  <w:szCs w:val="18"/>
                </w:rPr>
                <w:t xml:space="preserve">Data </w:t>
              </w:r>
            </w:ins>
            <w:ins w:id="320" w:author="Fatima Lopez Calzado" w:date="2018-10-02T14:11:00Z">
              <w:r w:rsidR="0086141C">
                <w:rPr>
                  <w:sz w:val="18"/>
                  <w:szCs w:val="18"/>
                </w:rPr>
                <w:t xml:space="preserve">Transfer </w:t>
              </w:r>
              <w:proofErr w:type="spellStart"/>
              <w:r w:rsidR="0086141C">
                <w:rPr>
                  <w:sz w:val="18"/>
                  <w:szCs w:val="18"/>
                </w:rPr>
                <w:t>Objects</w:t>
              </w:r>
            </w:ins>
            <w:ins w:id="321" w:author="Christi Hildebrandt" w:date="2018-09-27T16:52:00Z">
              <w:r>
                <w:rPr>
                  <w:sz w:val="18"/>
                  <w:szCs w:val="18"/>
                </w:rPr>
                <w:t>Table</w:t>
              </w:r>
              <w:proofErr w:type="spellEnd"/>
              <w:r>
                <w:rPr>
                  <w:sz w:val="18"/>
                  <w:szCs w:val="18"/>
                </w:rPr>
                <w:t xml:space="preserve"> (?)</w:t>
              </w:r>
            </w:ins>
            <w:commentRangeEnd w:id="317"/>
            <w:ins w:id="322" w:author="Christi Hildebrandt" w:date="2018-09-27T18:39:00Z">
              <w:r w:rsidR="002D2E3E">
                <w:rPr>
                  <w:rStyle w:val="CommentReference"/>
                </w:rPr>
                <w:commentReference w:id="317"/>
              </w:r>
            </w:ins>
            <w:del w:id="323" w:author="Christi Hildebrandt" w:date="2018-09-27T16:52:00Z">
              <w:r w:rsidR="00160D23" w:rsidDel="0011175B">
                <w:rPr>
                  <w:sz w:val="18"/>
                  <w:szCs w:val="18"/>
                </w:rPr>
                <w:delText>DT</w:delText>
              </w:r>
            </w:del>
            <w:commentRangeEnd w:id="318"/>
            <w:r w:rsidR="00C92E91">
              <w:rPr>
                <w:rStyle w:val="CommentReference"/>
              </w:rPr>
              <w:commentReference w:id="318"/>
            </w:r>
          </w:p>
        </w:tc>
        <w:tc>
          <w:tcPr>
            <w:tcW w:w="571" w:type="pct"/>
          </w:tcPr>
          <w:p w:rsidR="00160D23" w:rsidRPr="00547200" w:rsidRDefault="0011175B" w:rsidP="009E2CA3">
            <w:pPr>
              <w:spacing w:after="0"/>
              <w:rPr>
                <w:sz w:val="18"/>
                <w:szCs w:val="18"/>
              </w:rPr>
            </w:pPr>
            <w:ins w:id="324" w:author="Christi Hildebrandt" w:date="2018-09-27T16:52:00Z">
              <w:r>
                <w:rPr>
                  <w:sz w:val="18"/>
                  <w:szCs w:val="18"/>
                </w:rPr>
                <w:t>DT</w:t>
              </w:r>
            </w:ins>
          </w:p>
        </w:tc>
        <w:tc>
          <w:tcPr>
            <w:tcW w:w="2867" w:type="pct"/>
          </w:tcPr>
          <w:p w:rsidR="00160D23" w:rsidRDefault="0011175B" w:rsidP="0086141C">
            <w:pPr>
              <w:spacing w:after="0"/>
              <w:rPr>
                <w:sz w:val="18"/>
                <w:szCs w:val="18"/>
              </w:rPr>
            </w:pPr>
            <w:ins w:id="325" w:author="Christi Hildebrandt" w:date="2018-09-27T16:53:00Z">
              <w:r>
                <w:rPr>
                  <w:sz w:val="18"/>
                  <w:szCs w:val="18"/>
                </w:rPr>
                <w:t xml:space="preserve">Data </w:t>
              </w:r>
            </w:ins>
            <w:ins w:id="326" w:author="Fatima Lopez Calzado" w:date="2018-10-02T14:10:00Z">
              <w:r w:rsidR="0086141C">
                <w:rPr>
                  <w:sz w:val="18"/>
                  <w:szCs w:val="18"/>
                </w:rPr>
                <w:t>Transfer Objects</w:t>
              </w:r>
            </w:ins>
            <w:ins w:id="327" w:author="Christi Hildebrandt" w:date="2018-09-27T16:53:00Z">
              <w:del w:id="328" w:author="Fatima Lopez Calzado" w:date="2018-10-02T14:10:00Z">
                <w:r w:rsidDel="0086141C">
                  <w:rPr>
                    <w:sz w:val="18"/>
                    <w:szCs w:val="18"/>
                  </w:rPr>
                  <w:delText>Tables</w:delText>
                </w:r>
              </w:del>
              <w:r>
                <w:rPr>
                  <w:sz w:val="18"/>
                  <w:szCs w:val="18"/>
                </w:rPr>
                <w:t xml:space="preserve"> are </w:t>
              </w:r>
            </w:ins>
            <w:r w:rsidR="00134F19">
              <w:rPr>
                <w:sz w:val="18"/>
                <w:szCs w:val="18"/>
              </w:rPr>
              <w:t>Java objects that represent</w:t>
            </w:r>
            <w:del w:id="329" w:author="Fatima Lopez Calzado" w:date="2018-10-02T14:10:00Z">
              <w:r w:rsidR="00134F19" w:rsidDel="0086141C">
                <w:rPr>
                  <w:sz w:val="18"/>
                  <w:szCs w:val="18"/>
                </w:rPr>
                <w:delText>s</w:delText>
              </w:r>
            </w:del>
            <w:r w:rsidR="00134F19">
              <w:rPr>
                <w:sz w:val="18"/>
                <w:szCs w:val="18"/>
              </w:rPr>
              <w:t xml:space="preserve"> the attributes and </w:t>
            </w:r>
            <w:ins w:id="330" w:author="Christi Hildebrandt" w:date="2018-09-27T16:53:00Z">
              <w:r>
                <w:rPr>
                  <w:sz w:val="18"/>
                  <w:szCs w:val="18"/>
                </w:rPr>
                <w:t>the ‘</w:t>
              </w:r>
            </w:ins>
            <w:r w:rsidR="00134F19">
              <w:rPr>
                <w:sz w:val="18"/>
                <w:szCs w:val="18"/>
              </w:rPr>
              <w:t>getter</w:t>
            </w:r>
            <w:ins w:id="331" w:author="Christi Hildebrandt" w:date="2018-09-27T16:53:00Z">
              <w:r>
                <w:rPr>
                  <w:sz w:val="18"/>
                  <w:szCs w:val="18"/>
                </w:rPr>
                <w:t>’</w:t>
              </w:r>
            </w:ins>
            <w:r w:rsidR="00134F19">
              <w:rPr>
                <w:sz w:val="18"/>
                <w:szCs w:val="18"/>
              </w:rPr>
              <w:t xml:space="preserve"> and </w:t>
            </w:r>
            <w:ins w:id="332" w:author="Christi Hildebrandt" w:date="2018-09-27T16:53:00Z">
              <w:r>
                <w:rPr>
                  <w:sz w:val="18"/>
                  <w:szCs w:val="18"/>
                </w:rPr>
                <w:t>‘</w:t>
              </w:r>
            </w:ins>
            <w:r w:rsidR="00134F19">
              <w:rPr>
                <w:sz w:val="18"/>
                <w:szCs w:val="18"/>
              </w:rPr>
              <w:t>setter</w:t>
            </w:r>
            <w:ins w:id="333" w:author="Christi Hildebrandt" w:date="2018-09-27T16:53:00Z">
              <w:r>
                <w:rPr>
                  <w:sz w:val="18"/>
                  <w:szCs w:val="18"/>
                </w:rPr>
                <w:t>’</w:t>
              </w:r>
            </w:ins>
            <w:r w:rsidR="00134F19">
              <w:rPr>
                <w:sz w:val="18"/>
                <w:szCs w:val="18"/>
              </w:rPr>
              <w:t xml:space="preserve"> methods for each of the columns in the </w:t>
            </w:r>
            <w:r w:rsidR="005252E1">
              <w:rPr>
                <w:sz w:val="18"/>
                <w:szCs w:val="18"/>
              </w:rPr>
              <w:t>PSF</w:t>
            </w:r>
            <w:r w:rsidR="00134F19">
              <w:rPr>
                <w:sz w:val="18"/>
                <w:szCs w:val="18"/>
              </w:rPr>
              <w:t xml:space="preserve"> tables</w:t>
            </w:r>
            <w:ins w:id="334" w:author="Christi Hildebrandt" w:date="2018-09-27T16:53:00Z">
              <w:r>
                <w:rPr>
                  <w:sz w:val="18"/>
                  <w:szCs w:val="18"/>
                </w:rPr>
                <w:t>.</w:t>
              </w:r>
            </w:ins>
          </w:p>
        </w:tc>
      </w:tr>
      <w:tr w:rsidR="00160D23" w:rsidRPr="002C57C5" w:rsidTr="009E2CA3">
        <w:tc>
          <w:tcPr>
            <w:tcW w:w="1562" w:type="pct"/>
          </w:tcPr>
          <w:p w:rsidR="00160D23" w:rsidRDefault="0011175B" w:rsidP="009E2CA3">
            <w:pPr>
              <w:spacing w:after="0"/>
              <w:rPr>
                <w:sz w:val="18"/>
                <w:szCs w:val="18"/>
              </w:rPr>
            </w:pPr>
            <w:ins w:id="335" w:author="Christi Hildebrandt" w:date="2018-09-27T16:52:00Z">
              <w:r w:rsidRPr="005252E1">
                <w:rPr>
                  <w:sz w:val="18"/>
                  <w:szCs w:val="18"/>
                </w:rPr>
                <w:t xml:space="preserve">Data Access Object </w:t>
              </w:r>
            </w:ins>
            <w:del w:id="336" w:author="Christi Hildebrandt" w:date="2018-09-27T16:52:00Z">
              <w:r w:rsidR="00160D23" w:rsidDel="0011175B">
                <w:rPr>
                  <w:sz w:val="18"/>
                  <w:szCs w:val="18"/>
                </w:rPr>
                <w:delText>DAO</w:delText>
              </w:r>
            </w:del>
          </w:p>
        </w:tc>
        <w:tc>
          <w:tcPr>
            <w:tcW w:w="571" w:type="pct"/>
          </w:tcPr>
          <w:p w:rsidR="00160D23" w:rsidRPr="00547200" w:rsidRDefault="0011175B" w:rsidP="009E2CA3">
            <w:pPr>
              <w:spacing w:after="0"/>
              <w:rPr>
                <w:sz w:val="18"/>
                <w:szCs w:val="18"/>
              </w:rPr>
            </w:pPr>
            <w:ins w:id="337" w:author="Christi Hildebrandt" w:date="2018-09-27T16:52:00Z">
              <w:r>
                <w:rPr>
                  <w:sz w:val="18"/>
                  <w:szCs w:val="18"/>
                </w:rPr>
                <w:t>DAO</w:t>
              </w:r>
            </w:ins>
          </w:p>
        </w:tc>
        <w:tc>
          <w:tcPr>
            <w:tcW w:w="2867" w:type="pct"/>
          </w:tcPr>
          <w:p w:rsidR="00160D23" w:rsidRDefault="00134F19" w:rsidP="009E2CA3">
            <w:pPr>
              <w:spacing w:after="0"/>
              <w:rPr>
                <w:sz w:val="18"/>
                <w:szCs w:val="18"/>
              </w:rPr>
            </w:pPr>
            <w:r w:rsidRPr="005252E1">
              <w:rPr>
                <w:sz w:val="18"/>
                <w:szCs w:val="18"/>
              </w:rPr>
              <w:t>Data Access Object file</w:t>
            </w:r>
            <w:ins w:id="338" w:author="Christi Hildebrandt" w:date="2018-09-27T16:52:00Z">
              <w:r w:rsidR="0011175B">
                <w:rPr>
                  <w:sz w:val="18"/>
                  <w:szCs w:val="18"/>
                </w:rPr>
                <w:t>s are</w:t>
              </w:r>
            </w:ins>
            <w:del w:id="339" w:author="Christi Hildebrandt" w:date="2018-09-27T16:52:00Z">
              <w:r w:rsidRPr="005252E1" w:rsidDel="0011175B">
                <w:rPr>
                  <w:sz w:val="18"/>
                  <w:szCs w:val="18"/>
                </w:rPr>
                <w:delText>,</w:delText>
              </w:r>
            </w:del>
            <w:r w:rsidRPr="005252E1">
              <w:rPr>
                <w:sz w:val="18"/>
                <w:szCs w:val="18"/>
              </w:rPr>
              <w:t xml:space="preserve"> </w:t>
            </w:r>
            <w:r w:rsidR="00DC4420">
              <w:rPr>
                <w:sz w:val="18"/>
                <w:szCs w:val="18"/>
              </w:rPr>
              <w:t xml:space="preserve">used </w:t>
            </w:r>
            <w:r w:rsidRPr="005252E1">
              <w:rPr>
                <w:sz w:val="18"/>
                <w:szCs w:val="18"/>
              </w:rPr>
              <w:t xml:space="preserve">to retrieve the data from the data base and store </w:t>
            </w:r>
            <w:r w:rsidR="00DC4420">
              <w:rPr>
                <w:sz w:val="18"/>
                <w:szCs w:val="18"/>
              </w:rPr>
              <w:t xml:space="preserve">it </w:t>
            </w:r>
            <w:r w:rsidRPr="005252E1">
              <w:rPr>
                <w:sz w:val="18"/>
                <w:szCs w:val="18"/>
              </w:rPr>
              <w:t>in the java objects</w:t>
            </w:r>
            <w:ins w:id="340" w:author="Christi Hildebrandt" w:date="2018-09-27T16:52:00Z">
              <w:r w:rsidR="0011175B">
                <w:rPr>
                  <w:sz w:val="18"/>
                  <w:szCs w:val="18"/>
                </w:rPr>
                <w:t>.</w:t>
              </w:r>
            </w:ins>
          </w:p>
        </w:tc>
      </w:tr>
      <w:tr w:rsidR="005252E1" w:rsidRPr="002C57C5" w:rsidTr="009E2CA3">
        <w:tc>
          <w:tcPr>
            <w:tcW w:w="1562" w:type="pct"/>
          </w:tcPr>
          <w:p w:rsidR="005252E1" w:rsidRDefault="005252E1" w:rsidP="009E2CA3">
            <w:pPr>
              <w:spacing w:after="0"/>
              <w:rPr>
                <w:sz w:val="18"/>
                <w:szCs w:val="18"/>
              </w:rPr>
            </w:pPr>
            <w:r>
              <w:rPr>
                <w:sz w:val="18"/>
                <w:szCs w:val="18"/>
              </w:rPr>
              <w:t>Reporting Month</w:t>
            </w:r>
          </w:p>
        </w:tc>
        <w:tc>
          <w:tcPr>
            <w:tcW w:w="571" w:type="pct"/>
          </w:tcPr>
          <w:p w:rsidR="005252E1" w:rsidRPr="00547200" w:rsidRDefault="005252E1" w:rsidP="009E2CA3">
            <w:pPr>
              <w:spacing w:after="0"/>
              <w:rPr>
                <w:sz w:val="18"/>
                <w:szCs w:val="18"/>
              </w:rPr>
            </w:pPr>
          </w:p>
        </w:tc>
        <w:tc>
          <w:tcPr>
            <w:tcW w:w="2867" w:type="pct"/>
          </w:tcPr>
          <w:p w:rsidR="005252E1" w:rsidRDefault="005252E1" w:rsidP="00F04606">
            <w:pPr>
              <w:spacing w:after="0"/>
              <w:rPr>
                <w:sz w:val="18"/>
                <w:szCs w:val="18"/>
              </w:rPr>
            </w:pPr>
            <w:r>
              <w:rPr>
                <w:sz w:val="18"/>
                <w:szCs w:val="18"/>
              </w:rPr>
              <w:t>Month</w:t>
            </w:r>
            <w:ins w:id="341" w:author="Christi Hildebrandt" w:date="2018-09-27T16:55:00Z">
              <w:r w:rsidR="004571AB">
                <w:rPr>
                  <w:sz w:val="18"/>
                  <w:szCs w:val="18"/>
                </w:rPr>
                <w:t xml:space="preserve">, </w:t>
              </w:r>
            </w:ins>
            <w:del w:id="342" w:author="Christi Hildebrandt" w:date="2018-09-27T16:55:00Z">
              <w:r w:rsidDel="004571AB">
                <w:rPr>
                  <w:sz w:val="18"/>
                  <w:szCs w:val="18"/>
                </w:rPr>
                <w:delText xml:space="preserve"> </w:delText>
              </w:r>
            </w:del>
            <w:r>
              <w:rPr>
                <w:sz w:val="18"/>
                <w:szCs w:val="18"/>
              </w:rPr>
              <w:t xml:space="preserve">which </w:t>
            </w:r>
            <w:ins w:id="343" w:author="Christi Hildebrandt" w:date="2018-09-27T16:55:00Z">
              <w:r w:rsidR="004571AB">
                <w:rPr>
                  <w:sz w:val="18"/>
                  <w:szCs w:val="18"/>
                </w:rPr>
                <w:t xml:space="preserve">when </w:t>
              </w:r>
            </w:ins>
            <w:r>
              <w:rPr>
                <w:sz w:val="18"/>
                <w:szCs w:val="18"/>
              </w:rPr>
              <w:t xml:space="preserve">combined with reporting </w:t>
            </w:r>
            <w:r w:rsidR="00DC4420">
              <w:rPr>
                <w:sz w:val="18"/>
                <w:szCs w:val="18"/>
              </w:rPr>
              <w:t>year</w:t>
            </w:r>
            <w:ins w:id="344" w:author="Christi Hildebrandt" w:date="2018-09-27T16:55:00Z">
              <w:r w:rsidR="004571AB">
                <w:rPr>
                  <w:sz w:val="18"/>
                  <w:szCs w:val="18"/>
                </w:rPr>
                <w:t>,</w:t>
              </w:r>
            </w:ins>
            <w:r>
              <w:rPr>
                <w:sz w:val="18"/>
                <w:szCs w:val="18"/>
              </w:rPr>
              <w:t xml:space="preserve"> will generate the data range of the data shown in the PSF. If the month selected is </w:t>
            </w:r>
            <w:r w:rsidR="00F04606">
              <w:rPr>
                <w:sz w:val="18"/>
                <w:szCs w:val="18"/>
              </w:rPr>
              <w:t>December</w:t>
            </w:r>
            <w:r>
              <w:rPr>
                <w:sz w:val="18"/>
                <w:szCs w:val="18"/>
              </w:rPr>
              <w:t>, the date range will be January 1</w:t>
            </w:r>
            <w:r w:rsidRPr="005252E1">
              <w:rPr>
                <w:sz w:val="18"/>
                <w:szCs w:val="18"/>
              </w:rPr>
              <w:t>st</w:t>
            </w:r>
            <w:r>
              <w:rPr>
                <w:sz w:val="18"/>
                <w:szCs w:val="18"/>
              </w:rPr>
              <w:t>-June 30</w:t>
            </w:r>
            <w:r w:rsidRPr="005252E1">
              <w:rPr>
                <w:sz w:val="18"/>
                <w:szCs w:val="18"/>
              </w:rPr>
              <w:t>th</w:t>
            </w:r>
            <w:r w:rsidR="00DC4420">
              <w:rPr>
                <w:sz w:val="18"/>
                <w:szCs w:val="18"/>
              </w:rPr>
              <w:t xml:space="preserve"> of that year</w:t>
            </w:r>
            <w:r>
              <w:rPr>
                <w:sz w:val="18"/>
                <w:szCs w:val="18"/>
              </w:rPr>
              <w:t xml:space="preserve">. If the month selected is </w:t>
            </w:r>
            <w:r w:rsidR="00F04606">
              <w:rPr>
                <w:sz w:val="18"/>
                <w:szCs w:val="18"/>
              </w:rPr>
              <w:t>March</w:t>
            </w:r>
            <w:r>
              <w:rPr>
                <w:sz w:val="18"/>
                <w:szCs w:val="18"/>
              </w:rPr>
              <w:t>, then the date range will be July 1</w:t>
            </w:r>
            <w:r w:rsidRPr="005252E1">
              <w:rPr>
                <w:sz w:val="18"/>
                <w:szCs w:val="18"/>
              </w:rPr>
              <w:t>st</w:t>
            </w:r>
            <w:r>
              <w:rPr>
                <w:sz w:val="18"/>
                <w:szCs w:val="18"/>
              </w:rPr>
              <w:t xml:space="preserve"> –</w:t>
            </w:r>
            <w:r w:rsidR="00DC4420">
              <w:rPr>
                <w:sz w:val="18"/>
                <w:szCs w:val="18"/>
              </w:rPr>
              <w:t xml:space="preserve"> December 31st of the previous year.</w:t>
            </w:r>
          </w:p>
        </w:tc>
      </w:tr>
      <w:tr w:rsidR="005252E1" w:rsidRPr="002C57C5" w:rsidTr="009E2CA3">
        <w:tc>
          <w:tcPr>
            <w:tcW w:w="1562" w:type="pct"/>
          </w:tcPr>
          <w:p w:rsidR="005252E1" w:rsidRDefault="005252E1" w:rsidP="009E2CA3">
            <w:pPr>
              <w:spacing w:after="0"/>
              <w:rPr>
                <w:sz w:val="18"/>
                <w:szCs w:val="18"/>
              </w:rPr>
            </w:pPr>
            <w:r>
              <w:rPr>
                <w:sz w:val="18"/>
                <w:szCs w:val="18"/>
              </w:rPr>
              <w:t>Reporting Year</w:t>
            </w:r>
          </w:p>
        </w:tc>
        <w:tc>
          <w:tcPr>
            <w:tcW w:w="571" w:type="pct"/>
          </w:tcPr>
          <w:p w:rsidR="005252E1" w:rsidRPr="00547200" w:rsidRDefault="005252E1" w:rsidP="009E2CA3">
            <w:pPr>
              <w:spacing w:after="0"/>
              <w:rPr>
                <w:sz w:val="18"/>
                <w:szCs w:val="18"/>
              </w:rPr>
            </w:pPr>
          </w:p>
        </w:tc>
        <w:tc>
          <w:tcPr>
            <w:tcW w:w="2867" w:type="pct"/>
          </w:tcPr>
          <w:p w:rsidR="005252E1" w:rsidRDefault="005252E1" w:rsidP="009E2CA3">
            <w:pPr>
              <w:spacing w:after="0"/>
              <w:rPr>
                <w:sz w:val="18"/>
                <w:szCs w:val="18"/>
              </w:rPr>
            </w:pPr>
            <w:r>
              <w:rPr>
                <w:sz w:val="18"/>
                <w:szCs w:val="18"/>
              </w:rPr>
              <w:t>Year</w:t>
            </w:r>
            <w:ins w:id="345" w:author="Christi Hildebrandt" w:date="2018-09-27T16:55:00Z">
              <w:r w:rsidR="004571AB">
                <w:rPr>
                  <w:sz w:val="18"/>
                  <w:szCs w:val="18"/>
                </w:rPr>
                <w:t>,</w:t>
              </w:r>
            </w:ins>
            <w:r>
              <w:rPr>
                <w:sz w:val="18"/>
                <w:szCs w:val="18"/>
              </w:rPr>
              <w:t xml:space="preserve"> which </w:t>
            </w:r>
            <w:ins w:id="346" w:author="Christi Hildebrandt" w:date="2018-09-27T16:55:00Z">
              <w:r w:rsidR="004571AB">
                <w:rPr>
                  <w:sz w:val="18"/>
                  <w:szCs w:val="18"/>
                </w:rPr>
                <w:t xml:space="preserve">when </w:t>
              </w:r>
            </w:ins>
            <w:r>
              <w:rPr>
                <w:sz w:val="18"/>
                <w:szCs w:val="18"/>
              </w:rPr>
              <w:t>combined with reporting month</w:t>
            </w:r>
            <w:ins w:id="347" w:author="Christi Hildebrandt" w:date="2018-09-27T16:55:00Z">
              <w:r w:rsidR="004571AB">
                <w:rPr>
                  <w:sz w:val="18"/>
                  <w:szCs w:val="18"/>
                </w:rPr>
                <w:t xml:space="preserve">, </w:t>
              </w:r>
            </w:ins>
            <w:del w:id="348" w:author="Christi Hildebrandt" w:date="2018-09-27T16:55:00Z">
              <w:r w:rsidDel="004571AB">
                <w:rPr>
                  <w:sz w:val="18"/>
                  <w:szCs w:val="18"/>
                </w:rPr>
                <w:delText xml:space="preserve"> </w:delText>
              </w:r>
            </w:del>
            <w:r>
              <w:rPr>
                <w:sz w:val="18"/>
                <w:szCs w:val="18"/>
              </w:rPr>
              <w:t xml:space="preserve">will generate the </w:t>
            </w:r>
            <w:r>
              <w:rPr>
                <w:sz w:val="18"/>
                <w:szCs w:val="18"/>
              </w:rPr>
              <w:lastRenderedPageBreak/>
              <w:t>data range of the data shown in the PSF.</w:t>
            </w:r>
          </w:p>
        </w:tc>
      </w:tr>
    </w:tbl>
    <w:p w:rsidR="009E2CA3" w:rsidRDefault="009E2CA3" w:rsidP="009E2CA3"/>
    <w:p w:rsidR="009E2CA3" w:rsidRDefault="009E2CA3">
      <w:pPr>
        <w:rPr>
          <w:rFonts w:asciiTheme="majorHAnsi" w:eastAsiaTheme="majorEastAsia" w:hAnsiTheme="majorHAnsi" w:cstheme="majorBidi"/>
          <w:b/>
          <w:bCs/>
          <w:color w:val="365F91" w:themeColor="accent1" w:themeShade="BF"/>
          <w:sz w:val="28"/>
          <w:szCs w:val="28"/>
        </w:rPr>
      </w:pPr>
      <w:r>
        <w:br w:type="page"/>
      </w:r>
    </w:p>
    <w:p w:rsidR="007E41F4" w:rsidRDefault="00996884" w:rsidP="007E41F4">
      <w:pPr>
        <w:pStyle w:val="Heading1"/>
      </w:pPr>
      <w:bookmarkStart w:id="349" w:name="_ETL_Overview"/>
      <w:bookmarkStart w:id="350" w:name="_Toc526253769"/>
      <w:bookmarkEnd w:id="349"/>
      <w:r>
        <w:lastRenderedPageBreak/>
        <w:t>PSF</w:t>
      </w:r>
      <w:r w:rsidR="007E41F4">
        <w:t xml:space="preserve"> Overview</w:t>
      </w:r>
      <w:bookmarkEnd w:id="350"/>
    </w:p>
    <w:p w:rsidR="006067D3" w:rsidDel="004571AB" w:rsidRDefault="006067D3" w:rsidP="00996884">
      <w:pPr>
        <w:rPr>
          <w:del w:id="351" w:author="Christi Hildebrandt" w:date="2018-09-27T17:01:00Z"/>
        </w:rPr>
      </w:pPr>
    </w:p>
    <w:p w:rsidR="004571AB" w:rsidRDefault="004571AB" w:rsidP="006067D3">
      <w:pPr>
        <w:rPr>
          <w:ins w:id="352" w:author="Christi Hildebrandt" w:date="2018-09-27T17:03:00Z"/>
        </w:rPr>
      </w:pPr>
      <w:ins w:id="353" w:author="Christi Hildebrandt" w:date="2018-09-27T17:01:00Z">
        <w:r>
          <w:t xml:space="preserve">With NBS 6.0, the </w:t>
        </w:r>
      </w:ins>
      <w:del w:id="354" w:author="Christi Hildebrandt" w:date="2018-09-27T17:01:00Z">
        <w:r w:rsidR="006067D3" w:rsidDel="004571AB">
          <w:delText>P</w:delText>
        </w:r>
      </w:del>
      <w:ins w:id="355" w:author="Christi Hildebrandt" w:date="2018-09-27T17:01:00Z">
        <w:r>
          <w:t>p</w:t>
        </w:r>
      </w:ins>
      <w:r w:rsidR="006067D3">
        <w:t xml:space="preserve">artner services data </w:t>
      </w:r>
      <w:ins w:id="356" w:author="Christi Hildebrandt" w:date="2018-09-27T17:01:00Z">
        <w:r>
          <w:t xml:space="preserve">that is used to generate the PSF from the NBS </w:t>
        </w:r>
      </w:ins>
      <w:r w:rsidR="006067D3">
        <w:t>is now accessible in a flat file</w:t>
      </w:r>
      <w:ins w:id="357" w:author="Christi Hildebrandt" w:date="2018-09-27T17:02:00Z">
        <w:r>
          <w:t xml:space="preserve"> (table) format. </w:t>
        </w:r>
      </w:ins>
      <w:del w:id="358" w:author="Christi Hildebrandt" w:date="2018-09-27T17:02:00Z">
        <w:r w:rsidR="006067D3" w:rsidDel="004571AB">
          <w:delText>,</w:delText>
        </w:r>
      </w:del>
      <w:ins w:id="359" w:author="Christi Hildebrandt" w:date="2018-09-27T17:02:00Z">
        <w:r>
          <w:t>This functionality was implemented</w:t>
        </w:r>
      </w:ins>
      <w:r w:rsidR="006067D3">
        <w:t xml:space="preserve"> </w:t>
      </w:r>
      <w:del w:id="360" w:author="Christi Hildebrandt" w:date="2018-09-27T17:02:00Z">
        <w:r w:rsidR="00963F44" w:rsidDel="004571AB">
          <w:delText>that way it is easy</w:delText>
        </w:r>
      </w:del>
      <w:ins w:id="361" w:author="Christi Hildebrandt" w:date="2018-09-27T17:02:00Z">
        <w:r>
          <w:t>to make it easier</w:t>
        </w:r>
      </w:ins>
      <w:r w:rsidR="00963F44">
        <w:t xml:space="preserve"> to</w:t>
      </w:r>
      <w:r w:rsidR="006067D3">
        <w:t xml:space="preserve"> pull the data necessary for the information included in the PSF</w:t>
      </w:r>
      <w:ins w:id="362" w:author="Christi Hildebrandt" w:date="2018-09-27T17:02:00Z">
        <w:r>
          <w:t>, as well as to help with troubleshooting any data reconciliation issues</w:t>
        </w:r>
      </w:ins>
      <w:r w:rsidR="006067D3">
        <w:t>.</w:t>
      </w:r>
      <w:r w:rsidR="00224983">
        <w:t xml:space="preserve"> </w:t>
      </w:r>
      <w:del w:id="363" w:author="Christi Hildebrandt" w:date="2018-09-27T17:03:00Z">
        <w:r w:rsidR="00224983" w:rsidDel="004571AB">
          <w:delText>There are 5</w:delText>
        </w:r>
      </w:del>
      <w:ins w:id="364" w:author="Christi Hildebrandt" w:date="2018-09-27T17:03:00Z">
        <w:r>
          <w:t>Five</w:t>
        </w:r>
      </w:ins>
      <w:r w:rsidR="00224983">
        <w:t xml:space="preserve"> new tables </w:t>
      </w:r>
      <w:ins w:id="365" w:author="Christi Hildebrandt" w:date="2018-09-27T17:03:00Z">
        <w:r>
          <w:t>have been added to</w:t>
        </w:r>
      </w:ins>
      <w:del w:id="366" w:author="Christi Hildebrandt" w:date="2018-09-27T17:03:00Z">
        <w:r w:rsidR="00224983" w:rsidDel="004571AB">
          <w:delText>in</w:delText>
        </w:r>
      </w:del>
      <w:r w:rsidR="00224983">
        <w:t xml:space="preserve"> the NBS_MSGOUTE database</w:t>
      </w:r>
      <w:ins w:id="367" w:author="Christi Hildebrandt" w:date="2018-09-27T17:03:00Z">
        <w:r>
          <w:t>:</w:t>
        </w:r>
      </w:ins>
      <w:del w:id="368" w:author="Christi Hildebrandt" w:date="2018-09-27T17:03:00Z">
        <w:r w:rsidR="00224983" w:rsidDel="004571AB">
          <w:delText>,</w:delText>
        </w:r>
      </w:del>
    </w:p>
    <w:p w:rsidR="004571AB" w:rsidRDefault="004571AB">
      <w:pPr>
        <w:pStyle w:val="ListParagraph"/>
        <w:numPr>
          <w:ilvl w:val="0"/>
          <w:numId w:val="18"/>
        </w:numPr>
        <w:rPr>
          <w:ins w:id="369" w:author="Christi Hildebrandt" w:date="2018-09-27T17:04:00Z"/>
        </w:rPr>
        <w:pPrChange w:id="370" w:author="Christi Hildebrandt" w:date="2018-09-27T17:03:00Z">
          <w:pPr/>
        </w:pPrChange>
      </w:pPr>
      <w:ins w:id="371" w:author="Christi Hildebrandt" w:date="2018-09-27T17:03:00Z">
        <w:r>
          <w:t>PSF_CLIENT</w:t>
        </w:r>
      </w:ins>
    </w:p>
    <w:p w:rsidR="004571AB" w:rsidRDefault="004571AB">
      <w:pPr>
        <w:pStyle w:val="ListParagraph"/>
        <w:numPr>
          <w:ilvl w:val="0"/>
          <w:numId w:val="18"/>
        </w:numPr>
        <w:rPr>
          <w:ins w:id="372" w:author="Christi Hildebrandt" w:date="2018-09-27T17:04:00Z"/>
        </w:rPr>
        <w:pPrChange w:id="373" w:author="Christi Hildebrandt" w:date="2018-09-27T17:03:00Z">
          <w:pPr/>
        </w:pPrChange>
      </w:pPr>
      <w:ins w:id="374" w:author="Christi Hildebrandt" w:date="2018-09-27T17:04:00Z">
        <w:r>
          <w:t>PSF_INDEX</w:t>
        </w:r>
      </w:ins>
    </w:p>
    <w:p w:rsidR="004571AB" w:rsidRDefault="004571AB">
      <w:pPr>
        <w:pStyle w:val="ListParagraph"/>
        <w:numPr>
          <w:ilvl w:val="0"/>
          <w:numId w:val="18"/>
        </w:numPr>
        <w:rPr>
          <w:ins w:id="375" w:author="Christi Hildebrandt" w:date="2018-09-27T17:04:00Z"/>
        </w:rPr>
        <w:pPrChange w:id="376" w:author="Christi Hildebrandt" w:date="2018-09-27T17:03:00Z">
          <w:pPr/>
        </w:pPrChange>
      </w:pPr>
      <w:ins w:id="377" w:author="Christi Hildebrandt" w:date="2018-09-27T17:04:00Z">
        <w:r>
          <w:t>PSF_PARTNER</w:t>
        </w:r>
      </w:ins>
    </w:p>
    <w:p w:rsidR="004571AB" w:rsidRDefault="004571AB">
      <w:pPr>
        <w:pStyle w:val="ListParagraph"/>
        <w:numPr>
          <w:ilvl w:val="0"/>
          <w:numId w:val="18"/>
        </w:numPr>
        <w:rPr>
          <w:ins w:id="378" w:author="Christi Hildebrandt" w:date="2018-09-27T17:04:00Z"/>
        </w:rPr>
        <w:pPrChange w:id="379" w:author="Christi Hildebrandt" w:date="2018-09-27T17:03:00Z">
          <w:pPr/>
        </w:pPrChange>
      </w:pPr>
      <w:ins w:id="380" w:author="Christi Hildebrandt" w:date="2018-09-27T17:04:00Z">
        <w:r>
          <w:t>PSF_RISK</w:t>
        </w:r>
      </w:ins>
    </w:p>
    <w:p w:rsidR="004571AB" w:rsidRDefault="004571AB">
      <w:pPr>
        <w:pStyle w:val="ListParagraph"/>
        <w:numPr>
          <w:ilvl w:val="0"/>
          <w:numId w:val="18"/>
        </w:numPr>
        <w:rPr>
          <w:ins w:id="381" w:author="Christi Hildebrandt" w:date="2018-09-27T17:15:00Z"/>
        </w:rPr>
        <w:pPrChange w:id="382" w:author="Christi Hildebrandt" w:date="2018-09-27T17:03:00Z">
          <w:pPr/>
        </w:pPrChange>
      </w:pPr>
      <w:ins w:id="383" w:author="Christi Hildebrandt" w:date="2018-09-27T17:04:00Z">
        <w:r>
          <w:t>PSF_SESSION</w:t>
        </w:r>
      </w:ins>
    </w:p>
    <w:p w:rsidR="006067D3" w:rsidDel="004571AB" w:rsidRDefault="00852153" w:rsidP="006067D3">
      <w:pPr>
        <w:rPr>
          <w:del w:id="384" w:author="Christi Hildebrandt" w:date="2018-09-27T17:04:00Z"/>
        </w:rPr>
      </w:pPr>
      <w:ins w:id="385" w:author="Christi Hildebrandt" w:date="2018-09-27T17:15:00Z">
        <w:r>
          <w:t xml:space="preserve">These tables are further described below in this document. </w:t>
        </w:r>
      </w:ins>
      <w:del w:id="386" w:author="Christi Hildebrandt" w:date="2018-09-27T17:04:00Z">
        <w:r w:rsidR="00224983" w:rsidDel="004571AB">
          <w:delText xml:space="preserve"> </w:delText>
        </w:r>
      </w:del>
      <w:del w:id="387" w:author="Christi Hildebrandt" w:date="2018-09-27T17:03:00Z">
        <w:r w:rsidR="00224983" w:rsidDel="004571AB">
          <w:delText xml:space="preserve">containing </w:delText>
        </w:r>
      </w:del>
      <w:del w:id="388" w:author="Christi Hildebrandt" w:date="2018-09-27T17:04:00Z">
        <w:r w:rsidR="00224983" w:rsidDel="004571AB">
          <w:delText>information about indexes, clients, risk profile, sessions and partner.</w:delText>
        </w:r>
      </w:del>
    </w:p>
    <w:p w:rsidR="00996884" w:rsidRPr="00BD6172" w:rsidRDefault="00996884" w:rsidP="00996884">
      <w:r>
        <w:t xml:space="preserve">The creation of the </w:t>
      </w:r>
      <w:del w:id="389" w:author="Christi Hildebrandt" w:date="2018-09-27T17:04:00Z">
        <w:r w:rsidDel="004571AB">
          <w:delText>Partner</w:delText>
        </w:r>
        <w:r w:rsidRPr="00BD6172" w:rsidDel="004571AB">
          <w:delText xml:space="preserve"> Service File</w:delText>
        </w:r>
      </w:del>
      <w:ins w:id="390" w:author="Christi Hildebrandt" w:date="2018-09-27T17:04:00Z">
        <w:r w:rsidR="004571AB">
          <w:t>PSF</w:t>
        </w:r>
      </w:ins>
      <w:ins w:id="391" w:author="Christi Hildebrandt" w:date="2018-09-27T17:15:00Z">
        <w:r w:rsidR="00852153">
          <w:t xml:space="preserve"> XML</w:t>
        </w:r>
      </w:ins>
      <w:r w:rsidRPr="00BD6172">
        <w:t xml:space="preserve"> consist</w:t>
      </w:r>
      <w:r>
        <w:t>s of</w:t>
      </w:r>
      <w:r w:rsidRPr="00BD6172">
        <w:t xml:space="preserve"> </w:t>
      </w:r>
      <w:ins w:id="392" w:author="Christi Hildebrandt" w:date="2018-09-27T17:04:00Z">
        <w:r w:rsidR="004571AB">
          <w:t>two key</w:t>
        </w:r>
      </w:ins>
      <w:del w:id="393" w:author="Christi Hildebrandt" w:date="2018-09-27T17:04:00Z">
        <w:r w:rsidRPr="00BD6172" w:rsidDel="004571AB">
          <w:delText>2</w:delText>
        </w:r>
      </w:del>
      <w:r w:rsidRPr="00BD6172">
        <w:t xml:space="preserve"> processes:</w:t>
      </w:r>
    </w:p>
    <w:p w:rsidR="00996884" w:rsidRDefault="00FC0767">
      <w:pPr>
        <w:pStyle w:val="ListParagraph"/>
        <w:numPr>
          <w:ilvl w:val="0"/>
          <w:numId w:val="18"/>
        </w:numPr>
        <w:pPrChange w:id="394" w:author="Christi Hildebrandt" w:date="2018-09-27T17:05:00Z">
          <w:pPr>
            <w:pStyle w:val="ListParagraph"/>
            <w:numPr>
              <w:numId w:val="13"/>
            </w:numPr>
            <w:ind w:left="360" w:hanging="360"/>
          </w:pPr>
        </w:pPrChange>
      </w:pPr>
      <w:r>
        <w:t>Populating</w:t>
      </w:r>
      <w:r w:rsidR="00996884">
        <w:t xml:space="preserve"> the flat tables</w:t>
      </w:r>
    </w:p>
    <w:p w:rsidR="00996884" w:rsidRDefault="006067D3">
      <w:pPr>
        <w:pStyle w:val="ListParagraph"/>
        <w:numPr>
          <w:ilvl w:val="0"/>
          <w:numId w:val="18"/>
        </w:numPr>
        <w:rPr>
          <w:ins w:id="395" w:author="Christi Hildebrandt" w:date="2018-09-27T17:15:00Z"/>
        </w:rPr>
        <w:pPrChange w:id="396" w:author="Christi Hildebrandt" w:date="2018-09-27T17:05:00Z">
          <w:pPr>
            <w:pStyle w:val="ListParagraph"/>
            <w:numPr>
              <w:numId w:val="13"/>
            </w:numPr>
            <w:ind w:left="360" w:hanging="360"/>
          </w:pPr>
        </w:pPrChange>
      </w:pPr>
      <w:r>
        <w:t>Generation of</w:t>
      </w:r>
      <w:r w:rsidR="00996884">
        <w:t xml:space="preserve"> the</w:t>
      </w:r>
      <w:r w:rsidR="00963F44">
        <w:t xml:space="preserve"> </w:t>
      </w:r>
      <w:ins w:id="397" w:author="Christi Hildebrandt" w:date="2018-09-27T17:05:00Z">
        <w:r w:rsidR="007B3F5F">
          <w:t xml:space="preserve">PSF </w:t>
        </w:r>
      </w:ins>
      <w:r w:rsidR="00963F44">
        <w:t>XML</w:t>
      </w:r>
      <w:r w:rsidR="00224983">
        <w:t xml:space="preserve"> (using the data </w:t>
      </w:r>
      <w:r w:rsidR="00826A2B">
        <w:t xml:space="preserve">stored </w:t>
      </w:r>
      <w:r w:rsidR="00224983">
        <w:t xml:space="preserve">in </w:t>
      </w:r>
      <w:del w:id="398" w:author="Christi Hildebrandt" w:date="2018-09-27T17:05:00Z">
        <w:r w:rsidR="00224983" w:rsidDel="007B3F5F">
          <w:delText xml:space="preserve">the </w:delText>
        </w:r>
      </w:del>
      <w:ins w:id="399" w:author="Christi Hildebrandt" w:date="2018-09-27T17:05:00Z">
        <w:r w:rsidR="007B3F5F">
          <w:t xml:space="preserve">these </w:t>
        </w:r>
      </w:ins>
      <w:r w:rsidR="00224983">
        <w:t>flat tables)</w:t>
      </w:r>
    </w:p>
    <w:p w:rsidR="00852153" w:rsidRDefault="00852153">
      <w:pPr>
        <w:pPrChange w:id="400" w:author="Christi Hildebrandt" w:date="2018-09-27T17:15:00Z">
          <w:pPr>
            <w:pStyle w:val="ListParagraph"/>
            <w:numPr>
              <w:numId w:val="13"/>
            </w:numPr>
            <w:ind w:left="360" w:hanging="360"/>
          </w:pPr>
        </w:pPrChange>
      </w:pPr>
      <w:ins w:id="401" w:author="Christi Hildebrandt" w:date="2018-09-27T17:15:00Z">
        <w:r>
          <w:t>Both of these processes are described in detail below.</w:t>
        </w:r>
      </w:ins>
    </w:p>
    <w:p w:rsidR="00963F44" w:rsidRDefault="00FC0767" w:rsidP="00996884">
      <w:pPr>
        <w:pStyle w:val="Heading1"/>
      </w:pPr>
      <w:bookmarkStart w:id="402" w:name="_Toc526253770"/>
      <w:r>
        <w:t>Populating</w:t>
      </w:r>
      <w:r w:rsidR="00CE5764">
        <w:t xml:space="preserve"> the</w:t>
      </w:r>
      <w:r w:rsidR="00963F44">
        <w:t xml:space="preserve"> </w:t>
      </w:r>
      <w:ins w:id="403" w:author="Christi Hildebrandt" w:date="2018-09-27T17:07:00Z">
        <w:r w:rsidR="007B3F5F">
          <w:t xml:space="preserve">PSF </w:t>
        </w:r>
      </w:ins>
      <w:r w:rsidR="00963F44">
        <w:t xml:space="preserve">Flat </w:t>
      </w:r>
      <w:del w:id="404" w:author="Christi Hildebrandt" w:date="2018-09-27T17:06:00Z">
        <w:r w:rsidR="00963F44" w:rsidDel="007B3F5F">
          <w:delText>t</w:delText>
        </w:r>
      </w:del>
      <w:ins w:id="405" w:author="Christi Hildebrandt" w:date="2018-09-27T17:06:00Z">
        <w:r w:rsidR="007B3F5F">
          <w:t>T</w:t>
        </w:r>
      </w:ins>
      <w:r w:rsidR="00963F44">
        <w:t>ables</w:t>
      </w:r>
      <w:bookmarkEnd w:id="402"/>
    </w:p>
    <w:p w:rsidR="00963F44" w:rsidDel="007B3F5F" w:rsidRDefault="00963F44" w:rsidP="00963F44">
      <w:pPr>
        <w:rPr>
          <w:del w:id="406" w:author="Christi Hildebrandt" w:date="2018-09-27T17:06:00Z"/>
        </w:rPr>
      </w:pPr>
    </w:p>
    <w:p w:rsidR="00963F44" w:rsidRDefault="00963F44" w:rsidP="00963F44">
      <w:del w:id="407" w:author="Christi Hildebrandt" w:date="2018-09-27T17:07:00Z">
        <w:r w:rsidDel="007B3F5F">
          <w:delText>The workflow consists of</w:delText>
        </w:r>
      </w:del>
      <w:ins w:id="408" w:author="Christi Hildebrandt" w:date="2018-09-27T17:07:00Z">
        <w:r w:rsidR="007B3F5F">
          <w:t>There are four main processes that, together, populate the PSF tables in the MSG_OUTE database</w:t>
        </w:r>
      </w:ins>
      <w:r>
        <w:t>:</w:t>
      </w:r>
    </w:p>
    <w:p w:rsidR="00963F44" w:rsidRDefault="007B3F5F" w:rsidP="00963F44">
      <w:pPr>
        <w:pStyle w:val="ListParagraph"/>
        <w:numPr>
          <w:ilvl w:val="0"/>
          <w:numId w:val="16"/>
        </w:numPr>
      </w:pPr>
      <w:ins w:id="409" w:author="Christi Hildebrandt" w:date="2018-09-27T17:08:00Z">
        <w:r>
          <w:t xml:space="preserve">User </w:t>
        </w:r>
      </w:ins>
      <w:del w:id="410" w:author="Christi Hildebrandt" w:date="2018-09-27T17:08:00Z">
        <w:r w:rsidR="00963F44" w:rsidDel="007B3F5F">
          <w:delText xml:space="preserve">Calling </w:delText>
        </w:r>
      </w:del>
      <w:ins w:id="411" w:author="Christi Hildebrandt" w:date="2018-09-27T17:08:00Z">
        <w:r>
          <w:t xml:space="preserve">‘kicks off’ </w:t>
        </w:r>
      </w:ins>
      <w:r w:rsidR="00963F44">
        <w:t>the Batch process from the Command prompt</w:t>
      </w:r>
      <w:r w:rsidR="00F94C4F">
        <w:t>.</w:t>
      </w:r>
    </w:p>
    <w:p w:rsidR="00963F44" w:rsidRDefault="00963F44" w:rsidP="00963F44">
      <w:pPr>
        <w:pStyle w:val="ListParagraph"/>
        <w:numPr>
          <w:ilvl w:val="0"/>
          <w:numId w:val="16"/>
        </w:numPr>
      </w:pPr>
      <w:del w:id="412" w:author="Christi Hildebrandt" w:date="2018-09-27T17:08:00Z">
        <w:r w:rsidDel="007B3F5F">
          <w:delText xml:space="preserve">Then the </w:delText>
        </w:r>
      </w:del>
      <w:r>
        <w:t xml:space="preserve">Java process </w:t>
      </w:r>
      <w:del w:id="413" w:author="Christi Hildebrandt" w:date="2018-09-27T17:09:00Z">
        <w:r w:rsidDel="007B3F5F">
          <w:delText>will check</w:delText>
        </w:r>
      </w:del>
      <w:ins w:id="414" w:author="Christi Hildebrandt" w:date="2018-09-27T17:09:00Z">
        <w:r w:rsidR="007B3F5F">
          <w:t xml:space="preserve">checks to ensure </w:t>
        </w:r>
      </w:ins>
      <w:ins w:id="415" w:author="Christi Hildebrandt" w:date="2018-09-27T17:13:00Z">
        <w:r w:rsidR="007B3F5F">
          <w:t xml:space="preserve">a </w:t>
        </w:r>
      </w:ins>
      <w:del w:id="416" w:author="Christi Hildebrandt" w:date="2018-09-27T17:09:00Z">
        <w:r w:rsidDel="007B3F5F">
          <w:delText xml:space="preserve"> if it is a </w:delText>
        </w:r>
      </w:del>
      <w:r>
        <w:t>valid parameter</w:t>
      </w:r>
      <w:ins w:id="417" w:author="Christi Hildebrandt" w:date="2018-09-27T17:09:00Z">
        <w:r w:rsidR="007B3F5F">
          <w:t xml:space="preserve"> </w:t>
        </w:r>
      </w:ins>
      <w:ins w:id="418" w:author="Christi Hildebrandt" w:date="2018-09-27T17:13:00Z">
        <w:r w:rsidR="007B3F5F">
          <w:t>has</w:t>
        </w:r>
      </w:ins>
      <w:ins w:id="419" w:author="Christi Hildebrandt" w:date="2018-09-27T17:09:00Z">
        <w:r w:rsidR="007B3F5F">
          <w:t xml:space="preserve"> been entered</w:t>
        </w:r>
      </w:ins>
      <w:del w:id="420" w:author="Christi Hildebrandt" w:date="2018-09-27T17:09:00Z">
        <w:r w:rsidDel="007B3F5F">
          <w:delText xml:space="preserve"> or not</w:delText>
        </w:r>
      </w:del>
      <w:r>
        <w:t>.</w:t>
      </w:r>
    </w:p>
    <w:p w:rsidR="00963F44" w:rsidRDefault="006E0AB7" w:rsidP="00963F44">
      <w:pPr>
        <w:pStyle w:val="ListParagraph"/>
        <w:numPr>
          <w:ilvl w:val="0"/>
          <w:numId w:val="16"/>
        </w:numPr>
      </w:pPr>
      <w:del w:id="421" w:author="Christi Hildebrandt" w:date="2018-09-27T17:09:00Z">
        <w:r w:rsidDel="007B3F5F">
          <w:delText xml:space="preserve">The </w:delText>
        </w:r>
      </w:del>
      <w:r>
        <w:t>Java code</w:t>
      </w:r>
      <w:r w:rsidR="00963F44">
        <w:t xml:space="preserve"> </w:t>
      </w:r>
      <w:del w:id="422" w:author="Christi Hildebrandt" w:date="2018-09-27T17:09:00Z">
        <w:r w:rsidR="00963F44" w:rsidDel="007B3F5F">
          <w:delText>will call</w:delText>
        </w:r>
      </w:del>
      <w:ins w:id="423" w:author="Christi Hildebrandt" w:date="2018-09-27T17:09:00Z">
        <w:r w:rsidR="007B3F5F">
          <w:t>calls</w:t>
        </w:r>
      </w:ins>
      <w:r w:rsidR="00963F44">
        <w:t xml:space="preserve"> </w:t>
      </w:r>
      <w:del w:id="424" w:author="Christi Hildebrandt" w:date="2018-09-27T17:09:00Z">
        <w:r w:rsidR="00963F44" w:rsidDel="007B3F5F">
          <w:delText xml:space="preserve">the </w:delText>
        </w:r>
      </w:del>
      <w:ins w:id="425" w:author="Christi Hildebrandt" w:date="2018-09-27T17:09:00Z">
        <w:r w:rsidR="007B3F5F">
          <w:t xml:space="preserve">a </w:t>
        </w:r>
      </w:ins>
      <w:r w:rsidR="00963F44">
        <w:t>stored procedure with the corresponding parameter.</w:t>
      </w:r>
    </w:p>
    <w:p w:rsidR="00963F44" w:rsidRDefault="00963F44" w:rsidP="00963F44">
      <w:pPr>
        <w:pStyle w:val="ListParagraph"/>
        <w:numPr>
          <w:ilvl w:val="0"/>
          <w:numId w:val="16"/>
        </w:numPr>
        <w:rPr>
          <w:ins w:id="426" w:author="Christi Hildebrandt" w:date="2018-09-27T17:30:00Z"/>
        </w:rPr>
      </w:pPr>
      <w:del w:id="427" w:author="Christi Hildebrandt" w:date="2018-09-27T17:09:00Z">
        <w:r w:rsidDel="007B3F5F">
          <w:delText>The s</w:delText>
        </w:r>
      </w:del>
      <w:ins w:id="428" w:author="Christi Hildebrandt" w:date="2018-09-27T17:09:00Z">
        <w:r w:rsidR="007B3F5F">
          <w:t>S</w:t>
        </w:r>
      </w:ins>
      <w:r>
        <w:t xml:space="preserve">tored procedure </w:t>
      </w:r>
      <w:del w:id="429" w:author="Christi Hildebrandt" w:date="2018-09-27T17:09:00Z">
        <w:r w:rsidDel="007B3F5F">
          <w:delText>will fill</w:delText>
        </w:r>
      </w:del>
      <w:ins w:id="430" w:author="Christi Hildebrandt" w:date="2018-09-27T17:09:00Z">
        <w:r w:rsidR="007B3F5F">
          <w:t>populates</w:t>
        </w:r>
      </w:ins>
      <w:r>
        <w:t xml:space="preserve"> the PSF tables</w:t>
      </w:r>
      <w:r w:rsidR="00891761">
        <w:t>.</w:t>
      </w:r>
    </w:p>
    <w:p w:rsidR="00E204E6" w:rsidRDefault="00E204E6">
      <w:pPr>
        <w:rPr>
          <w:ins w:id="431" w:author="Christi Hildebrandt" w:date="2018-09-27T17:30:00Z"/>
        </w:rPr>
        <w:pPrChange w:id="432" w:author="Christi Hildebrandt" w:date="2018-09-27T17:30:00Z">
          <w:pPr>
            <w:pStyle w:val="ListParagraph"/>
            <w:numPr>
              <w:numId w:val="16"/>
            </w:numPr>
            <w:ind w:hanging="360"/>
          </w:pPr>
        </w:pPrChange>
      </w:pPr>
    </w:p>
    <w:p w:rsidR="00E204E6" w:rsidRDefault="00E204E6">
      <w:pPr>
        <w:rPr>
          <w:ins w:id="433" w:author="Christi Hildebrandt" w:date="2018-09-27T17:30:00Z"/>
        </w:rPr>
        <w:pPrChange w:id="434" w:author="Christi Hildebrandt" w:date="2018-09-27T17:30:00Z">
          <w:pPr>
            <w:pStyle w:val="ListParagraph"/>
            <w:numPr>
              <w:numId w:val="16"/>
            </w:numPr>
            <w:ind w:hanging="360"/>
          </w:pPr>
        </w:pPrChange>
      </w:pPr>
      <w:ins w:id="435" w:author="Christi Hildebrandt" w:date="2018-09-27T17:30:00Z">
        <w:r>
          <w:object w:dxaOrig="10695" w:dyaOrig="2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3.5pt;height:140pt" o:ole="">
              <v:imagedata r:id="rId12" o:title=""/>
            </v:shape>
            <o:OLEObject Type="Embed" ProgID="Visio.Drawing.11" ShapeID="_x0000_i1025" DrawAspect="Content" ObjectID="_1601702753" r:id="rId13"/>
          </w:object>
        </w:r>
      </w:ins>
    </w:p>
    <w:p w:rsidR="00E204E6" w:rsidRDefault="00E204E6">
      <w:pPr>
        <w:pPrChange w:id="436" w:author="Christi Hildebrandt" w:date="2018-09-27T17:30:00Z">
          <w:pPr>
            <w:pStyle w:val="ListParagraph"/>
            <w:numPr>
              <w:numId w:val="16"/>
            </w:numPr>
            <w:ind w:hanging="360"/>
          </w:pPr>
        </w:pPrChange>
      </w:pPr>
      <w:ins w:id="437" w:author="Christi Hildebrandt" w:date="2018-09-27T17:30:00Z">
        <w:r>
          <w:t>Each of these processes is described in more detail in the following sections.</w:t>
        </w:r>
      </w:ins>
    </w:p>
    <w:p w:rsidR="00963F44" w:rsidDel="00EA7EB4" w:rsidRDefault="00963F44" w:rsidP="00963F44">
      <w:pPr>
        <w:rPr>
          <w:del w:id="438" w:author="Christi Hildebrandt" w:date="2018-09-27T17:38:00Z"/>
        </w:rPr>
      </w:pPr>
      <w:bookmarkStart w:id="439" w:name="_Toc525836888"/>
      <w:bookmarkEnd w:id="439"/>
    </w:p>
    <w:p w:rsidR="00963F44" w:rsidDel="00E204E6" w:rsidRDefault="00963F44" w:rsidP="00963F44">
      <w:pPr>
        <w:rPr>
          <w:del w:id="440" w:author="Christi Hildebrandt" w:date="2018-09-27T17:30:00Z"/>
        </w:rPr>
      </w:pPr>
      <w:del w:id="441" w:author="Christi Hildebrandt" w:date="2018-09-27T17:30:00Z">
        <w:r w:rsidDel="00E204E6">
          <w:rPr>
            <w:noProof/>
            <w:lang w:val="es-ES_tradnl" w:eastAsia="es-ES_tradnl"/>
          </w:rPr>
          <w:drawing>
            <wp:inline distT="0" distB="0" distL="0" distR="0" wp14:anchorId="70773DF0" wp14:editId="299022CA">
              <wp:extent cx="2127250" cy="38481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127250" cy="3848100"/>
                      </a:xfrm>
                      <a:prstGeom prst="rect">
                        <a:avLst/>
                      </a:prstGeom>
                    </pic:spPr>
                  </pic:pic>
                </a:graphicData>
              </a:graphic>
            </wp:inline>
          </w:drawing>
        </w:r>
        <w:bookmarkStart w:id="442" w:name="_Toc525836889"/>
        <w:bookmarkEnd w:id="442"/>
      </w:del>
    </w:p>
    <w:p w:rsidR="00963F44" w:rsidRPr="00963F44" w:rsidDel="00E204E6" w:rsidRDefault="00963F44" w:rsidP="00963F44">
      <w:pPr>
        <w:rPr>
          <w:del w:id="443" w:author="Christi Hildebrandt" w:date="2018-09-27T17:30:00Z"/>
        </w:rPr>
      </w:pPr>
      <w:bookmarkStart w:id="444" w:name="_Toc525836890"/>
      <w:bookmarkEnd w:id="444"/>
    </w:p>
    <w:p w:rsidR="00996884" w:rsidRDefault="00996884" w:rsidP="00963F44">
      <w:pPr>
        <w:pStyle w:val="Heading2"/>
      </w:pPr>
      <w:bookmarkStart w:id="445" w:name="_Toc526253771"/>
      <w:r w:rsidRPr="00E523F2">
        <w:t xml:space="preserve">Batch </w:t>
      </w:r>
      <w:r>
        <w:t>file</w:t>
      </w:r>
      <w:bookmarkEnd w:id="445"/>
    </w:p>
    <w:p w:rsidR="00996884" w:rsidDel="00E204E6" w:rsidRDefault="00996884" w:rsidP="00996884">
      <w:pPr>
        <w:rPr>
          <w:del w:id="446" w:author="Christi Hildebrandt" w:date="2018-09-27T17:31:00Z"/>
        </w:rPr>
      </w:pPr>
    </w:p>
    <w:p w:rsidR="00996884" w:rsidRDefault="00996884" w:rsidP="00996884">
      <w:del w:id="447" w:author="Christi Hildebrandt" w:date="2018-09-27T17:31:00Z">
        <w:r w:rsidDel="00E204E6">
          <w:lastRenderedPageBreak/>
          <w:delText>There’s</w:delText>
        </w:r>
      </w:del>
      <w:ins w:id="448" w:author="Christi Hildebrandt" w:date="2018-09-27T17:31:00Z">
        <w:r w:rsidR="00E204E6">
          <w:t xml:space="preserve">In NBS 6.0, </w:t>
        </w:r>
      </w:ins>
      <w:del w:id="449" w:author="Christi Hildebrandt" w:date="2018-09-27T17:31:00Z">
        <w:r w:rsidDel="00E204E6">
          <w:delText xml:space="preserve"> </w:delText>
        </w:r>
      </w:del>
      <w:r>
        <w:t>a new batch file</w:t>
      </w:r>
      <w:ins w:id="450" w:author="Christi Hildebrandt" w:date="2018-09-27T17:31:00Z">
        <w:r w:rsidR="00E204E6">
          <w:t xml:space="preserve"> has been introduced</w:t>
        </w:r>
      </w:ins>
      <w:r>
        <w:t xml:space="preserve"> called: </w:t>
      </w:r>
      <w:r w:rsidRPr="00B80539">
        <w:t>PopulatePSFTables.bat</w:t>
      </w:r>
      <w:r>
        <w:t xml:space="preserve">. This batch file </w:t>
      </w:r>
      <w:r w:rsidR="00F94C4F">
        <w:t>calls the Java file, which will</w:t>
      </w:r>
      <w:ins w:id="451" w:author="Christi Hildebrandt" w:date="2018-09-27T17:39:00Z">
        <w:r w:rsidR="00EA7EB4">
          <w:t xml:space="preserve">, in turn, </w:t>
        </w:r>
      </w:ins>
      <w:del w:id="452" w:author="Christi Hildebrandt" w:date="2018-09-27T17:39:00Z">
        <w:r w:rsidR="00F94C4F" w:rsidDel="00EA7EB4">
          <w:delText xml:space="preserve"> </w:delText>
        </w:r>
      </w:del>
      <w:r w:rsidR="00F94C4F">
        <w:t xml:space="preserve">call the stored procedure that </w:t>
      </w:r>
      <w:del w:id="453" w:author="Christi Hildebrandt" w:date="2018-09-27T17:31:00Z">
        <w:r w:rsidR="00F94C4F" w:rsidDel="00E204E6">
          <w:delText>fills</w:delText>
        </w:r>
        <w:r w:rsidDel="00E204E6">
          <w:delText xml:space="preserve"> </w:delText>
        </w:r>
      </w:del>
      <w:ins w:id="454" w:author="Christi Hildebrandt" w:date="2018-09-27T17:31:00Z">
        <w:r w:rsidR="00E204E6">
          <w:t xml:space="preserve">populates </w:t>
        </w:r>
      </w:ins>
      <w:r>
        <w:t xml:space="preserve">the PSF flat tables. </w:t>
      </w:r>
      <w:del w:id="455" w:author="Christi Hildebrandt" w:date="2018-09-27T17:31:00Z">
        <w:r w:rsidDel="00E204E6">
          <w:delText xml:space="preserve">It </w:delText>
        </w:r>
      </w:del>
      <w:ins w:id="456" w:author="Christi Hildebrandt" w:date="2018-09-27T17:31:00Z">
        <w:r w:rsidR="00E204E6">
          <w:t xml:space="preserve">The batch process </w:t>
        </w:r>
      </w:ins>
      <w:r>
        <w:t>can receive 0 or 1 parameter</w:t>
      </w:r>
      <w:ins w:id="457" w:author="Christi Hildebrandt" w:date="2018-09-27T17:31:00Z">
        <w:r w:rsidR="00E204E6">
          <w:t xml:space="preserve">, which indicates the type of </w:t>
        </w:r>
      </w:ins>
      <w:ins w:id="458" w:author="Christi Hildebrandt" w:date="2018-09-27T17:32:00Z">
        <w:r w:rsidR="00E204E6">
          <w:t>‘refresh’ that should be completed by the batch process:</w:t>
        </w:r>
      </w:ins>
      <w:del w:id="459" w:author="Christi Hildebrandt" w:date="2018-09-27T17:31:00Z">
        <w:r w:rsidDel="00E204E6">
          <w:delText>:</w:delText>
        </w:r>
      </w:del>
    </w:p>
    <w:p w:rsidR="007E2A4D" w:rsidRDefault="00996884">
      <w:pPr>
        <w:pStyle w:val="ListParagraph"/>
        <w:numPr>
          <w:ilvl w:val="0"/>
          <w:numId w:val="20"/>
        </w:numPr>
        <w:rPr>
          <w:ins w:id="460" w:author="Christi Hildebrandt" w:date="2018-09-27T17:52:00Z"/>
        </w:rPr>
        <w:pPrChange w:id="461" w:author="Christi Hildebrandt" w:date="2018-09-27T17:52:00Z">
          <w:pPr>
            <w:pStyle w:val="ListParagraph"/>
            <w:numPr>
              <w:numId w:val="13"/>
            </w:numPr>
            <w:ind w:left="360" w:hanging="360"/>
          </w:pPr>
        </w:pPrChange>
      </w:pPr>
      <w:r w:rsidRPr="002D2E3E">
        <w:rPr>
          <w:u w:val="single"/>
        </w:rPr>
        <w:t>Full</w:t>
      </w:r>
      <w:r>
        <w:t>:</w:t>
      </w:r>
      <w:r w:rsidR="0020427E">
        <w:t xml:space="preserve"> </w:t>
      </w:r>
      <w:ins w:id="462" w:author="Christi Hildebrandt" w:date="2018-09-27T17:40:00Z">
        <w:r w:rsidR="00EA7EB4">
          <w:t>I</w:t>
        </w:r>
      </w:ins>
      <w:del w:id="463" w:author="Christi Hildebrandt" w:date="2018-09-27T17:40:00Z">
        <w:r w:rsidR="0020427E" w:rsidDel="00EA7EB4">
          <w:delText>i</w:delText>
        </w:r>
      </w:del>
      <w:r w:rsidR="0020427E">
        <w:t xml:space="preserve">f this option is </w:t>
      </w:r>
      <w:del w:id="464" w:author="Christi Hildebrandt" w:date="2018-09-27T17:40:00Z">
        <w:r w:rsidR="0020427E" w:rsidDel="00EA7EB4">
          <w:delText>selected</w:delText>
        </w:r>
      </w:del>
      <w:ins w:id="465" w:author="Christi Hildebrandt" w:date="2018-09-27T17:40:00Z">
        <w:r w:rsidR="00EA7EB4">
          <w:t>indicated</w:t>
        </w:r>
      </w:ins>
      <w:r w:rsidR="0020427E">
        <w:t xml:space="preserve">, the stored procedure </w:t>
      </w:r>
      <w:r>
        <w:t>will</w:t>
      </w:r>
      <w:ins w:id="466" w:author="Christi Hildebrandt" w:date="2018-09-27T17:52:00Z">
        <w:r w:rsidR="007E2A4D">
          <w:t>:</w:t>
        </w:r>
      </w:ins>
    </w:p>
    <w:p w:rsidR="007E2A4D" w:rsidRDefault="00996884">
      <w:pPr>
        <w:pStyle w:val="ListParagraph"/>
        <w:numPr>
          <w:ilvl w:val="1"/>
          <w:numId w:val="20"/>
        </w:numPr>
        <w:rPr>
          <w:ins w:id="467" w:author="Christi Hildebrandt" w:date="2018-09-27T17:53:00Z"/>
        </w:rPr>
        <w:pPrChange w:id="468" w:author="Christi Hildebrandt" w:date="2018-09-27T17:52:00Z">
          <w:pPr>
            <w:pStyle w:val="ListParagraph"/>
            <w:numPr>
              <w:numId w:val="13"/>
            </w:numPr>
            <w:ind w:left="360" w:hanging="360"/>
          </w:pPr>
        </w:pPrChange>
      </w:pPr>
      <w:del w:id="469" w:author="Christi Hildebrandt" w:date="2018-09-27T17:52:00Z">
        <w:r w:rsidDel="007E2A4D">
          <w:delText xml:space="preserve"> d</w:delText>
        </w:r>
      </w:del>
      <w:ins w:id="470" w:author="Christi Hildebrandt" w:date="2018-09-27T17:52:00Z">
        <w:r w:rsidR="007E2A4D">
          <w:t>D</w:t>
        </w:r>
      </w:ins>
      <w:r>
        <w:t xml:space="preserve">rop </w:t>
      </w:r>
      <w:ins w:id="471" w:author="Christi Hildebrandt" w:date="2018-09-27T17:42:00Z">
        <w:r w:rsidR="00EA7EB4">
          <w:t xml:space="preserve">all of </w:t>
        </w:r>
      </w:ins>
      <w:r>
        <w:t>the data fr</w:t>
      </w:r>
      <w:r w:rsidR="006067D3">
        <w:t xml:space="preserve">om the existing PSF tables and </w:t>
      </w:r>
      <w:del w:id="472" w:author="Christi Hildebrandt" w:date="2018-09-27T17:42:00Z">
        <w:r w:rsidR="006067D3" w:rsidDel="00EA7EB4">
          <w:delText>i</w:delText>
        </w:r>
        <w:r w:rsidDel="00EA7EB4">
          <w:delText>t will</w:delText>
        </w:r>
      </w:del>
      <w:ins w:id="473" w:author="Christi Hildebrandt" w:date="2018-09-27T17:42:00Z">
        <w:r w:rsidR="00EA7EB4">
          <w:t>then</w:t>
        </w:r>
      </w:ins>
      <w:r>
        <w:t xml:space="preserve"> </w:t>
      </w:r>
    </w:p>
    <w:p w:rsidR="00996884" w:rsidRDefault="00996884">
      <w:pPr>
        <w:pStyle w:val="ListParagraph"/>
        <w:numPr>
          <w:ilvl w:val="1"/>
          <w:numId w:val="20"/>
        </w:numPr>
        <w:pPrChange w:id="474" w:author="Christi Hildebrandt" w:date="2018-09-27T17:52:00Z">
          <w:pPr>
            <w:pStyle w:val="ListParagraph"/>
            <w:numPr>
              <w:numId w:val="13"/>
            </w:numPr>
            <w:ind w:left="360" w:hanging="360"/>
          </w:pPr>
        </w:pPrChange>
      </w:pPr>
      <w:del w:id="475" w:author="Christi Hildebrandt" w:date="2018-09-27T17:40:00Z">
        <w:r w:rsidDel="00EA7EB4">
          <w:delText xml:space="preserve">fill </w:delText>
        </w:r>
      </w:del>
      <w:ins w:id="476" w:author="Christi Hildebrandt" w:date="2018-09-27T17:53:00Z">
        <w:r w:rsidR="007E2A4D">
          <w:t>R</w:t>
        </w:r>
      </w:ins>
      <w:ins w:id="477" w:author="Christi Hildebrandt" w:date="2018-09-27T17:40:00Z">
        <w:r w:rsidR="00EA7EB4">
          <w:t xml:space="preserve">e-populate </w:t>
        </w:r>
      </w:ins>
      <w:r>
        <w:t>each of them with</w:t>
      </w:r>
      <w:ins w:id="478" w:author="Christi Hildebrandt" w:date="2018-09-27T17:40:00Z">
        <w:r w:rsidR="00EA7EB4">
          <w:t xml:space="preserve"> a full refresh of</w:t>
        </w:r>
      </w:ins>
      <w:r>
        <w:t xml:space="preserve"> the </w:t>
      </w:r>
      <w:r w:rsidR="0020427E">
        <w:t>current</w:t>
      </w:r>
      <w:r>
        <w:t xml:space="preserve"> data</w:t>
      </w:r>
      <w:r w:rsidR="0020427E">
        <w:t xml:space="preserve"> in the ODSE</w:t>
      </w:r>
      <w:r>
        <w:t>.</w:t>
      </w:r>
    </w:p>
    <w:p w:rsidR="007E2A4D" w:rsidRDefault="00996884">
      <w:pPr>
        <w:pStyle w:val="ListParagraph"/>
        <w:numPr>
          <w:ilvl w:val="0"/>
          <w:numId w:val="20"/>
        </w:numPr>
        <w:rPr>
          <w:ins w:id="479" w:author="Christi Hildebrandt" w:date="2018-09-27T17:53:00Z"/>
        </w:rPr>
        <w:pPrChange w:id="480" w:author="Christi Hildebrandt" w:date="2018-09-27T17:52:00Z">
          <w:pPr>
            <w:pStyle w:val="ListParagraph"/>
            <w:numPr>
              <w:numId w:val="13"/>
            </w:numPr>
            <w:ind w:left="360" w:hanging="360"/>
          </w:pPr>
        </w:pPrChange>
      </w:pPr>
      <w:r w:rsidRPr="002D2E3E">
        <w:rPr>
          <w:u w:val="single"/>
        </w:rPr>
        <w:t>Incremental</w:t>
      </w:r>
      <w:r>
        <w:t xml:space="preserve">: </w:t>
      </w:r>
      <w:del w:id="481" w:author="Christi Hildebrandt" w:date="2018-09-27T17:48:00Z">
        <w:r w:rsidR="0020427E" w:rsidDel="00EA7EB4">
          <w:delText xml:space="preserve">if </w:delText>
        </w:r>
      </w:del>
      <w:ins w:id="482" w:author="Christi Hildebrandt" w:date="2018-09-27T17:48:00Z">
        <w:r w:rsidR="00EA7EB4">
          <w:t xml:space="preserve">If </w:t>
        </w:r>
      </w:ins>
      <w:r w:rsidR="0020427E">
        <w:t xml:space="preserve">this option is </w:t>
      </w:r>
      <w:del w:id="483" w:author="Christi Hildebrandt" w:date="2018-09-27T17:48:00Z">
        <w:r w:rsidR="0020427E" w:rsidDel="00EA7EB4">
          <w:delText>selected</w:delText>
        </w:r>
      </w:del>
      <w:ins w:id="484" w:author="Christi Hildebrandt" w:date="2018-09-27T17:48:00Z">
        <w:r w:rsidR="00EA7EB4">
          <w:t>indicated</w:t>
        </w:r>
      </w:ins>
      <w:r w:rsidR="0020427E">
        <w:t xml:space="preserve">, the stored procedure </w:t>
      </w:r>
      <w:del w:id="485" w:author="Christi Hildebrandt" w:date="2018-09-27T17:48:00Z">
        <w:r w:rsidDel="00EA7EB4">
          <w:delText xml:space="preserve">doesn’t </w:delText>
        </w:r>
      </w:del>
      <w:ins w:id="486" w:author="Christi Hildebrandt" w:date="2018-09-27T17:48:00Z">
        <w:r w:rsidR="00EA7EB4">
          <w:t xml:space="preserve">will not </w:t>
        </w:r>
      </w:ins>
      <w:r>
        <w:t>drop the existing table data</w:t>
      </w:r>
      <w:ins w:id="487" w:author="Christi Hildebrandt" w:date="2018-09-27T17:48:00Z">
        <w:r w:rsidR="007E2A4D">
          <w:t xml:space="preserve">; it </w:t>
        </w:r>
      </w:ins>
      <w:del w:id="488" w:author="Christi Hildebrandt" w:date="2018-09-27T17:48:00Z">
        <w:r w:rsidDel="007E2A4D">
          <w:delText xml:space="preserve"> and it </w:delText>
        </w:r>
      </w:del>
      <w:del w:id="489" w:author="Christi Hildebrandt" w:date="2018-09-27T17:49:00Z">
        <w:r w:rsidDel="007E2A4D">
          <w:delText>updates</w:delText>
        </w:r>
      </w:del>
      <w:ins w:id="490" w:author="Christi Hildebrandt" w:date="2018-09-27T17:49:00Z">
        <w:r w:rsidR="007E2A4D">
          <w:t>will update</w:t>
        </w:r>
      </w:ins>
      <w:r>
        <w:t xml:space="preserve"> the </w:t>
      </w:r>
      <w:ins w:id="491" w:author="Christi Hildebrandt" w:date="2018-09-27T17:49:00Z">
        <w:r w:rsidR="007E2A4D">
          <w:t xml:space="preserve">existing </w:t>
        </w:r>
      </w:ins>
      <w:r>
        <w:t>table</w:t>
      </w:r>
      <w:ins w:id="492" w:author="Christi Hildebrandt" w:date="2018-09-27T17:49:00Z">
        <w:r w:rsidR="007E2A4D">
          <w:t xml:space="preserve"> data</w:t>
        </w:r>
      </w:ins>
      <w:r>
        <w:t xml:space="preserve"> </w:t>
      </w:r>
      <w:del w:id="493" w:author="Christi Hildebrandt" w:date="2018-09-27T17:49:00Z">
        <w:r w:rsidDel="007E2A4D">
          <w:delText xml:space="preserve">if </w:delText>
        </w:r>
      </w:del>
      <w:ins w:id="494" w:author="Christi Hildebrandt" w:date="2018-09-27T17:49:00Z">
        <w:r w:rsidR="007E2A4D">
          <w:t xml:space="preserve">for records where </w:t>
        </w:r>
      </w:ins>
      <w:del w:id="495" w:author="Christi Hildebrandt" w:date="2018-09-27T17:49:00Z">
        <w:r w:rsidDel="007E2A4D">
          <w:delText xml:space="preserve">there’s </w:delText>
        </w:r>
      </w:del>
      <w:ins w:id="496" w:author="Christi Hildebrandt" w:date="2018-09-27T17:49:00Z">
        <w:r w:rsidR="007E2A4D">
          <w:t xml:space="preserve">the stored procedure determines </w:t>
        </w:r>
      </w:ins>
      <w:r>
        <w:t xml:space="preserve">any change </w:t>
      </w:r>
      <w:del w:id="497" w:author="Christi Hildebrandt" w:date="2018-09-27T17:50:00Z">
        <w:r w:rsidDel="007E2A4D">
          <w:delText>on any of the records</w:delText>
        </w:r>
      </w:del>
      <w:ins w:id="498" w:author="Christi Hildebrandt" w:date="2018-09-27T17:50:00Z">
        <w:r w:rsidR="007E2A4D">
          <w:t>has been made and will append any new data</w:t>
        </w:r>
      </w:ins>
      <w:r>
        <w:t>. This is done by</w:t>
      </w:r>
      <w:ins w:id="499" w:author="Christi Hildebrandt" w:date="2018-09-27T17:53:00Z">
        <w:r w:rsidR="007E2A4D">
          <w:t>:</w:t>
        </w:r>
      </w:ins>
    </w:p>
    <w:p w:rsidR="007E2A4D" w:rsidRDefault="00996884">
      <w:pPr>
        <w:pStyle w:val="ListParagraph"/>
        <w:numPr>
          <w:ilvl w:val="1"/>
          <w:numId w:val="20"/>
        </w:numPr>
        <w:rPr>
          <w:ins w:id="500" w:author="Christi Hildebrandt" w:date="2018-09-27T17:53:00Z"/>
        </w:rPr>
        <w:pPrChange w:id="501" w:author="Christi Hildebrandt" w:date="2018-09-27T17:53:00Z">
          <w:pPr>
            <w:pStyle w:val="ListParagraph"/>
            <w:numPr>
              <w:numId w:val="13"/>
            </w:numPr>
            <w:ind w:left="360" w:hanging="360"/>
          </w:pPr>
        </w:pPrChange>
      </w:pPr>
      <w:del w:id="502" w:author="Christi Hildebrandt" w:date="2018-09-27T17:53:00Z">
        <w:r w:rsidDel="007E2A4D">
          <w:delText xml:space="preserve"> d</w:delText>
        </w:r>
      </w:del>
      <w:ins w:id="503" w:author="Christi Hildebrandt" w:date="2018-09-27T17:53:00Z">
        <w:r w:rsidR="007E2A4D">
          <w:t>D</w:t>
        </w:r>
      </w:ins>
      <w:r>
        <w:t xml:space="preserve">eleting the records that have been updated since </w:t>
      </w:r>
      <w:ins w:id="504" w:author="Christi Hildebrandt" w:date="2018-09-27T17:50:00Z">
        <w:r w:rsidR="007E2A4D">
          <w:t xml:space="preserve">the </w:t>
        </w:r>
      </w:ins>
      <w:r>
        <w:t xml:space="preserve">last time the batch process was run and </w:t>
      </w:r>
      <w:ins w:id="505" w:author="Christi Hildebrandt" w:date="2018-09-27T17:51:00Z">
        <w:r w:rsidR="007E2A4D">
          <w:t xml:space="preserve">then </w:t>
        </w:r>
      </w:ins>
    </w:p>
    <w:p w:rsidR="00996884" w:rsidRDefault="00996884">
      <w:pPr>
        <w:pStyle w:val="ListParagraph"/>
        <w:numPr>
          <w:ilvl w:val="1"/>
          <w:numId w:val="20"/>
        </w:numPr>
        <w:pPrChange w:id="506" w:author="Christi Hildebrandt" w:date="2018-09-27T17:53:00Z">
          <w:pPr>
            <w:pStyle w:val="ListParagraph"/>
            <w:numPr>
              <w:numId w:val="13"/>
            </w:numPr>
            <w:ind w:left="360" w:hanging="360"/>
          </w:pPr>
        </w:pPrChange>
      </w:pPr>
      <w:del w:id="507" w:author="Christi Hildebrandt" w:date="2018-09-27T17:51:00Z">
        <w:r w:rsidDel="007E2A4D">
          <w:delText>bring</w:delText>
        </w:r>
        <w:r w:rsidR="006067D3" w:rsidDel="007E2A4D">
          <w:delText>ing</w:delText>
        </w:r>
        <w:r w:rsidR="0020427E" w:rsidDel="007E2A4D">
          <w:delText xml:space="preserve"> them back</w:delText>
        </w:r>
      </w:del>
      <w:ins w:id="508" w:author="Christi Hildebrandt" w:date="2018-09-27T17:53:00Z">
        <w:r w:rsidR="007E2A4D">
          <w:t>A</w:t>
        </w:r>
      </w:ins>
      <w:ins w:id="509" w:author="Christi Hildebrandt" w:date="2018-09-27T17:51:00Z">
        <w:r w:rsidR="007E2A4D">
          <w:t xml:space="preserve">ppending data </w:t>
        </w:r>
      </w:ins>
      <w:ins w:id="510" w:author="Christi Hildebrandt" w:date="2018-09-27T17:52:00Z">
        <w:r w:rsidR="007E2A4D">
          <w:t xml:space="preserve">(records) </w:t>
        </w:r>
      </w:ins>
      <w:ins w:id="511" w:author="Christi Hildebrandt" w:date="2018-09-27T17:51:00Z">
        <w:r w:rsidR="007E2A4D">
          <w:t>to the tables</w:t>
        </w:r>
      </w:ins>
      <w:r w:rsidR="0020427E">
        <w:t xml:space="preserve"> </w:t>
      </w:r>
      <w:del w:id="512" w:author="Christi Hildebrandt" w:date="2018-09-27T17:52:00Z">
        <w:r w:rsidR="0020427E" w:rsidDel="007E2A4D">
          <w:delText xml:space="preserve">with </w:delText>
        </w:r>
      </w:del>
      <w:del w:id="513" w:author="Christi Hildebrandt" w:date="2018-09-27T17:51:00Z">
        <w:r w:rsidR="0020427E" w:rsidDel="007E2A4D">
          <w:delText>the new</w:delText>
        </w:r>
      </w:del>
      <w:ins w:id="514" w:author="Christi Hildebrandt" w:date="2018-09-27T17:51:00Z">
        <w:r w:rsidR="007E2A4D">
          <w:t>for all data that has been updated or added</w:t>
        </w:r>
      </w:ins>
      <w:ins w:id="515" w:author="Christi Hildebrandt" w:date="2018-09-27T17:52:00Z">
        <w:r w:rsidR="007E2A4D">
          <w:t xml:space="preserve"> since the last run time</w:t>
        </w:r>
      </w:ins>
      <w:del w:id="516" w:author="Christi Hildebrandt" w:date="2018-09-27T17:51:00Z">
        <w:r w:rsidR="0020427E" w:rsidDel="007E2A4D">
          <w:delText xml:space="preserve"> data</w:delText>
        </w:r>
      </w:del>
      <w:r w:rsidR="006067D3">
        <w:t>.</w:t>
      </w:r>
    </w:p>
    <w:p w:rsidR="00996884" w:rsidRDefault="00996884">
      <w:pPr>
        <w:pStyle w:val="ListParagraph"/>
        <w:numPr>
          <w:ilvl w:val="0"/>
          <w:numId w:val="20"/>
        </w:numPr>
        <w:pPrChange w:id="517" w:author="Christi Hildebrandt" w:date="2018-09-27T17:52:00Z">
          <w:pPr>
            <w:pStyle w:val="ListParagraph"/>
            <w:numPr>
              <w:numId w:val="13"/>
            </w:numPr>
            <w:ind w:left="360" w:hanging="360"/>
          </w:pPr>
        </w:pPrChange>
      </w:pPr>
      <w:r w:rsidRPr="002D2E3E">
        <w:rPr>
          <w:u w:val="single"/>
        </w:rPr>
        <w:t>No parameter</w:t>
      </w:r>
      <w:r>
        <w:t>:</w:t>
      </w:r>
      <w:r w:rsidR="006E0AB7">
        <w:t xml:space="preserve"> </w:t>
      </w:r>
      <w:ins w:id="518" w:author="Christi Hildebrandt" w:date="2018-09-27T17:53:00Z">
        <w:r w:rsidR="007E2A4D">
          <w:t>I</w:t>
        </w:r>
      </w:ins>
      <w:del w:id="519" w:author="Christi Hildebrandt" w:date="2018-09-27T17:53:00Z">
        <w:r w:rsidR="006E0AB7" w:rsidDel="007E2A4D">
          <w:delText>i</w:delText>
        </w:r>
      </w:del>
      <w:r w:rsidR="006E0AB7">
        <w:t xml:space="preserve">f no parameter is indicated, </w:t>
      </w:r>
      <w:del w:id="520" w:author="Christi Hildebrandt" w:date="2018-09-27T17:54:00Z">
        <w:r w:rsidR="006E0AB7" w:rsidDel="007E2A4D">
          <w:delText>it</w:delText>
        </w:r>
        <w:r w:rsidR="0020427E" w:rsidDel="007E2A4D">
          <w:delText xml:space="preserve"> </w:delText>
        </w:r>
      </w:del>
      <w:ins w:id="521" w:author="Christi Hildebrandt" w:date="2018-09-27T17:54:00Z">
        <w:r w:rsidR="007E2A4D">
          <w:t xml:space="preserve">the stored procedure will </w:t>
        </w:r>
      </w:ins>
      <w:del w:id="522" w:author="Christi Hildebrandt" w:date="2018-09-27T17:54:00Z">
        <w:r w:rsidR="0020427E" w:rsidDel="007E2A4D">
          <w:delText xml:space="preserve">will be translated </w:delText>
        </w:r>
      </w:del>
      <w:ins w:id="523" w:author="Christi Hildebrandt" w:date="2018-09-27T17:54:00Z">
        <w:r w:rsidR="007E2A4D">
          <w:t xml:space="preserve">interpret this </w:t>
        </w:r>
      </w:ins>
      <w:r w:rsidR="0020427E">
        <w:t xml:space="preserve">as </w:t>
      </w:r>
      <w:del w:id="524" w:author="Christi Hildebrandt" w:date="2018-09-27T17:54:00Z">
        <w:r w:rsidR="0020427E" w:rsidDel="007E2A4D">
          <w:delText>incremental</w:delText>
        </w:r>
      </w:del>
      <w:proofErr w:type="gramStart"/>
      <w:ins w:id="525" w:author="Christi Hildebrandt" w:date="2018-09-27T17:54:00Z">
        <w:r w:rsidR="007E2A4D">
          <w:t>‘incremental’</w:t>
        </w:r>
      </w:ins>
      <w:r w:rsidR="0020427E">
        <w:t>.</w:t>
      </w:r>
      <w:ins w:id="526" w:author="Christi Hildebrandt" w:date="2018-09-27T17:54:00Z">
        <w:r w:rsidR="007E2A4D">
          <w:t>,</w:t>
        </w:r>
        <w:proofErr w:type="gramEnd"/>
        <w:r w:rsidR="007E2A4D">
          <w:t xml:space="preserve"> and the </w:t>
        </w:r>
      </w:ins>
      <w:del w:id="527" w:author="Christi Hildebrandt" w:date="2018-09-27T17:54:00Z">
        <w:r w:rsidR="0020427E" w:rsidDel="007E2A4D">
          <w:delText xml:space="preserve"> T</w:delText>
        </w:r>
        <w:r w:rsidDel="007E2A4D">
          <w:delText xml:space="preserve">he </w:delText>
        </w:r>
      </w:del>
      <w:r>
        <w:t xml:space="preserve">behavior is the same </w:t>
      </w:r>
      <w:del w:id="528" w:author="Christi Hildebrandt" w:date="2018-09-27T17:54:00Z">
        <w:r w:rsidDel="007E2A4D">
          <w:delText>th</w:delText>
        </w:r>
        <w:r w:rsidR="0020427E" w:rsidDel="007E2A4D">
          <w:delText xml:space="preserve">an </w:delText>
        </w:r>
      </w:del>
      <w:ins w:id="529" w:author="Christi Hildebrandt" w:date="2018-09-27T17:54:00Z">
        <w:r w:rsidR="007E2A4D">
          <w:t xml:space="preserve">as in </w:t>
        </w:r>
      </w:ins>
      <w:r w:rsidR="0020427E">
        <w:t>the previous scenario.</w:t>
      </w:r>
    </w:p>
    <w:p w:rsidR="00F94C4F" w:rsidRDefault="00F94C4F" w:rsidP="00F94C4F">
      <w:r>
        <w:t>In order to execute the batch file,</w:t>
      </w:r>
      <w:ins w:id="530" w:author="Christi Hildebrandt" w:date="2018-09-27T17:54:00Z">
        <w:r w:rsidR="007E2A4D">
          <w:t xml:space="preserve"> the user</w:t>
        </w:r>
      </w:ins>
      <w:r>
        <w:t xml:space="preserve"> open</w:t>
      </w:r>
      <w:ins w:id="531" w:author="Christi Hildebrandt" w:date="2018-09-27T17:54:00Z">
        <w:r w:rsidR="007E2A4D">
          <w:t>s</w:t>
        </w:r>
      </w:ins>
      <w:r>
        <w:t xml:space="preserve"> a command prompt</w:t>
      </w:r>
      <w:ins w:id="532" w:author="Christi Hildebrandt" w:date="2018-09-27T17:54:00Z">
        <w:r w:rsidR="007E2A4D">
          <w:t xml:space="preserve"> and </w:t>
        </w:r>
      </w:ins>
      <w:del w:id="533" w:author="Christi Hildebrandt" w:date="2018-09-27T17:54:00Z">
        <w:r w:rsidR="006E0AB7" w:rsidDel="007E2A4D">
          <w:delText xml:space="preserve">, </w:delText>
        </w:r>
      </w:del>
      <w:r w:rsidR="006E0AB7">
        <w:t>navigates to: “</w:t>
      </w:r>
      <w:r w:rsidR="006E0AB7" w:rsidRPr="006E0AB7">
        <w:t>C:\wildfly-10.0.0.Fin</w:t>
      </w:r>
      <w:r w:rsidR="006E0AB7">
        <w:t>al\</w:t>
      </w:r>
      <w:proofErr w:type="spellStart"/>
      <w:r w:rsidR="006E0AB7">
        <w:t>nedssdomain</w:t>
      </w:r>
      <w:proofErr w:type="spellEnd"/>
      <w:r w:rsidR="006E0AB7">
        <w:t>\</w:t>
      </w:r>
      <w:proofErr w:type="spellStart"/>
      <w:r w:rsidR="006E0AB7">
        <w:t>Nedss</w:t>
      </w:r>
      <w:proofErr w:type="spellEnd"/>
      <w:r w:rsidR="006E0AB7">
        <w:t>\</w:t>
      </w:r>
      <w:proofErr w:type="spellStart"/>
      <w:r w:rsidR="006E0AB7">
        <w:t>BatchFiles</w:t>
      </w:r>
      <w:proofErr w:type="spellEnd"/>
      <w:r w:rsidR="006E0AB7">
        <w:t>”</w:t>
      </w:r>
      <w:r>
        <w:t xml:space="preserve"> and </w:t>
      </w:r>
      <w:del w:id="534" w:author="Christi Hildebrandt" w:date="2018-09-27T17:55:00Z">
        <w:r w:rsidDel="007E2A4D">
          <w:delText xml:space="preserve">use </w:delText>
        </w:r>
      </w:del>
      <w:ins w:id="535" w:author="Christi Hildebrandt" w:date="2018-09-27T17:55:00Z">
        <w:r w:rsidR="007E2A4D">
          <w:t xml:space="preserve">uses </w:t>
        </w:r>
      </w:ins>
      <w:r>
        <w:t>one of the following commands</w:t>
      </w:r>
      <w:r w:rsidR="0020427E">
        <w:t xml:space="preserve"> (it is not case sensitive)</w:t>
      </w:r>
      <w:r>
        <w:t>:</w:t>
      </w:r>
    </w:p>
    <w:p w:rsidR="00F94C4F" w:rsidRDefault="00F94C4F" w:rsidP="00F94C4F">
      <w:pPr>
        <w:pStyle w:val="ListParagraph"/>
        <w:numPr>
          <w:ilvl w:val="0"/>
          <w:numId w:val="15"/>
        </w:numPr>
      </w:pPr>
      <w:r w:rsidRPr="00963F44">
        <w:rPr>
          <w:b/>
        </w:rPr>
        <w:t>PopulatePSFTables.bat</w:t>
      </w:r>
      <w:r w:rsidRPr="00963F44">
        <w:t xml:space="preserve"> </w:t>
      </w:r>
      <w:r w:rsidRPr="0020427E">
        <w:rPr>
          <w:b/>
        </w:rPr>
        <w:t>full</w:t>
      </w:r>
      <w:r>
        <w:t xml:space="preserve"> or</w:t>
      </w:r>
    </w:p>
    <w:p w:rsidR="0020427E" w:rsidRDefault="007F4B9D" w:rsidP="007F4B9D">
      <w:pPr>
        <w:pStyle w:val="ListParagraph"/>
        <w:ind w:left="1080"/>
      </w:pPr>
      <w:r>
        <w:rPr>
          <w:noProof/>
          <w:lang w:val="es-ES_tradnl" w:eastAsia="es-ES_tradnl"/>
        </w:rPr>
        <w:drawing>
          <wp:inline distT="0" distB="0" distL="0" distR="0" wp14:anchorId="7A7A3B85" wp14:editId="3E4A55CD">
            <wp:extent cx="5010150" cy="29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010150" cy="292100"/>
                    </a:xfrm>
                    <a:prstGeom prst="rect">
                      <a:avLst/>
                    </a:prstGeom>
                  </pic:spPr>
                </pic:pic>
              </a:graphicData>
            </a:graphic>
          </wp:inline>
        </w:drawing>
      </w:r>
    </w:p>
    <w:p w:rsidR="00F94C4F" w:rsidRDefault="00F94C4F" w:rsidP="00F94C4F">
      <w:pPr>
        <w:pStyle w:val="ListParagraph"/>
        <w:numPr>
          <w:ilvl w:val="0"/>
          <w:numId w:val="15"/>
        </w:numPr>
      </w:pPr>
      <w:r w:rsidRPr="00963F44">
        <w:rPr>
          <w:b/>
        </w:rPr>
        <w:t>PopulatePSFTables.bat</w:t>
      </w:r>
      <w:r>
        <w:t xml:space="preserve"> </w:t>
      </w:r>
      <w:r w:rsidRPr="0020427E">
        <w:rPr>
          <w:b/>
        </w:rPr>
        <w:t>incremental</w:t>
      </w:r>
      <w:r>
        <w:t xml:space="preserve"> or</w:t>
      </w:r>
    </w:p>
    <w:p w:rsidR="007F4B9D" w:rsidRDefault="007F4B9D" w:rsidP="007F4B9D">
      <w:pPr>
        <w:pStyle w:val="ListParagraph"/>
        <w:ind w:left="1080"/>
      </w:pPr>
      <w:r>
        <w:rPr>
          <w:noProof/>
          <w:lang w:val="es-ES_tradnl" w:eastAsia="es-ES_tradnl"/>
        </w:rPr>
        <w:drawing>
          <wp:inline distT="0" distB="0" distL="0" distR="0" wp14:anchorId="2900644E" wp14:editId="0F14CB39">
            <wp:extent cx="5073650" cy="419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073650" cy="419100"/>
                    </a:xfrm>
                    <a:prstGeom prst="rect">
                      <a:avLst/>
                    </a:prstGeom>
                  </pic:spPr>
                </pic:pic>
              </a:graphicData>
            </a:graphic>
          </wp:inline>
        </w:drawing>
      </w:r>
    </w:p>
    <w:p w:rsidR="00F94C4F" w:rsidRDefault="00F94C4F" w:rsidP="00F94C4F">
      <w:pPr>
        <w:pStyle w:val="ListParagraph"/>
        <w:numPr>
          <w:ilvl w:val="0"/>
          <w:numId w:val="15"/>
        </w:numPr>
      </w:pPr>
      <w:r w:rsidRPr="00963F44">
        <w:rPr>
          <w:b/>
        </w:rPr>
        <w:t>PopulatePSFTables.bat</w:t>
      </w:r>
      <w:r>
        <w:t xml:space="preserve"> (same </w:t>
      </w:r>
      <w:del w:id="536" w:author="Christi Hildebrandt" w:date="2018-09-27T17:55:00Z">
        <w:r w:rsidDel="007E2A4D">
          <w:delText xml:space="preserve">than </w:delText>
        </w:r>
      </w:del>
      <w:ins w:id="537" w:author="Christi Hildebrandt" w:date="2018-09-27T17:55:00Z">
        <w:r w:rsidR="007E2A4D">
          <w:t xml:space="preserve">as </w:t>
        </w:r>
      </w:ins>
      <w:r>
        <w:t>incremental)</w:t>
      </w:r>
    </w:p>
    <w:p w:rsidR="007F4B9D" w:rsidRDefault="007F4B9D" w:rsidP="007F4B9D">
      <w:pPr>
        <w:pStyle w:val="ListParagraph"/>
        <w:ind w:left="1080"/>
      </w:pPr>
      <w:r>
        <w:rPr>
          <w:noProof/>
          <w:lang w:val="es-ES_tradnl" w:eastAsia="es-ES_tradnl"/>
        </w:rPr>
        <w:drawing>
          <wp:inline distT="0" distB="0" distL="0" distR="0" wp14:anchorId="765604C8" wp14:editId="5D025C73">
            <wp:extent cx="4775200" cy="4254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75200" cy="425450"/>
                    </a:xfrm>
                    <a:prstGeom prst="rect">
                      <a:avLst/>
                    </a:prstGeom>
                  </pic:spPr>
                </pic:pic>
              </a:graphicData>
            </a:graphic>
          </wp:inline>
        </w:drawing>
      </w:r>
    </w:p>
    <w:p w:rsidR="007E2A4D" w:rsidRDefault="007E2A4D">
      <w:pPr>
        <w:rPr>
          <w:ins w:id="538" w:author="Christi Hildebrandt" w:date="2018-09-27T17:55:00Z"/>
          <w:rFonts w:asciiTheme="majorHAnsi" w:eastAsiaTheme="majorEastAsia" w:hAnsiTheme="majorHAnsi" w:cstheme="majorBidi"/>
          <w:b/>
          <w:bCs/>
          <w:color w:val="4F81BD" w:themeColor="accent1"/>
          <w:sz w:val="26"/>
          <w:szCs w:val="26"/>
        </w:rPr>
      </w:pPr>
      <w:ins w:id="539" w:author="Christi Hildebrandt" w:date="2018-09-27T17:55:00Z">
        <w:r>
          <w:br w:type="page"/>
        </w:r>
      </w:ins>
    </w:p>
    <w:p w:rsidR="00996884" w:rsidRDefault="00996884" w:rsidP="00996884">
      <w:pPr>
        <w:pStyle w:val="Heading2"/>
      </w:pPr>
      <w:bookmarkStart w:id="540" w:name="_Toc526253772"/>
      <w:r>
        <w:lastRenderedPageBreak/>
        <w:t>Java class</w:t>
      </w:r>
      <w:bookmarkEnd w:id="540"/>
    </w:p>
    <w:p w:rsidR="00996884" w:rsidDel="007E2A4D" w:rsidRDefault="00996884" w:rsidP="00996884">
      <w:pPr>
        <w:rPr>
          <w:del w:id="541" w:author="Christi Hildebrandt" w:date="2018-09-27T17:55:00Z"/>
        </w:rPr>
      </w:pPr>
    </w:p>
    <w:p w:rsidR="007F4B9D" w:rsidRDefault="00996884" w:rsidP="00996884">
      <w:r>
        <w:t>The batch process doesn’t call the stored procedure directly. Instead</w:t>
      </w:r>
      <w:del w:id="542" w:author="Christi Hildebrandt" w:date="2018-09-27T17:59:00Z">
        <w:r w:rsidDel="007A283E">
          <w:delText xml:space="preserve"> </w:delText>
        </w:r>
        <w:r w:rsidR="00A11BE1" w:rsidDel="007A283E">
          <w:delText>of that</w:delText>
        </w:r>
      </w:del>
      <w:r w:rsidR="00A11BE1">
        <w:t xml:space="preserve">, it calls a Java Class. </w:t>
      </w:r>
      <w:del w:id="543" w:author="Christi Hildebrandt" w:date="2018-09-27T17:59:00Z">
        <w:r w:rsidR="00A11BE1" w:rsidDel="007A283E">
          <w:delText>We decided to do that</w:delText>
        </w:r>
      </w:del>
      <w:ins w:id="544" w:author="Christi Hildebrandt" w:date="2018-09-27T17:59:00Z">
        <w:r w:rsidR="007A283E">
          <w:t xml:space="preserve">This decision was made </w:t>
        </w:r>
      </w:ins>
      <w:del w:id="545" w:author="Christi Hildebrandt" w:date="2018-09-27T18:00:00Z">
        <w:r w:rsidR="00A11BE1" w:rsidDel="007A283E">
          <w:delText xml:space="preserve"> </w:delText>
        </w:r>
      </w:del>
      <w:r w:rsidR="00A11BE1">
        <w:t xml:space="preserve">so </w:t>
      </w:r>
      <w:ins w:id="546" w:author="Christi Hildebrandt" w:date="2018-09-27T17:59:00Z">
        <w:r w:rsidR="007A283E">
          <w:t xml:space="preserve">that </w:t>
        </w:r>
      </w:ins>
      <w:del w:id="547" w:author="Christi Hildebrandt" w:date="2018-09-27T18:00:00Z">
        <w:r w:rsidDel="007A283E">
          <w:delText xml:space="preserve">we </w:delText>
        </w:r>
      </w:del>
      <w:ins w:id="548" w:author="Christi Hildebrandt" w:date="2018-09-27T18:00:00Z">
        <w:r w:rsidR="007A283E">
          <w:t>there is</w:t>
        </w:r>
      </w:ins>
      <w:del w:id="549" w:author="Christi Hildebrandt" w:date="2018-09-27T18:00:00Z">
        <w:r w:rsidDel="007A283E">
          <w:delText>can have</w:delText>
        </w:r>
      </w:del>
      <w:r>
        <w:t xml:space="preserve"> more control over </w:t>
      </w:r>
      <w:del w:id="550" w:author="Christi Hildebrandt" w:date="2018-09-27T18:00:00Z">
        <w:r w:rsidDel="007A283E">
          <w:delText>it</w:delText>
        </w:r>
      </w:del>
      <w:ins w:id="551" w:author="Christi Hildebrandt" w:date="2018-09-27T18:00:00Z">
        <w:r w:rsidR="007A283E">
          <w:t>the running of the stored procedure</w:t>
        </w:r>
      </w:ins>
      <w:r>
        <w:t xml:space="preserve">. The java class is: </w:t>
      </w:r>
      <w:r w:rsidRPr="00735FA6">
        <w:t>PSFBatchProcessor</w:t>
      </w:r>
      <w:r w:rsidR="00F94C4F">
        <w:t>.java</w:t>
      </w:r>
      <w:r>
        <w:t>. This Java class will call the stored procedure. Before doing that</w:t>
      </w:r>
      <w:r w:rsidR="00F94C4F">
        <w:t>,</w:t>
      </w:r>
      <w:r>
        <w:t xml:space="preserve"> it will make sure to send the correct parameter to the stored proc</w:t>
      </w:r>
      <w:ins w:id="552" w:author="Christi Hildebrandt" w:date="2018-09-27T18:00:00Z">
        <w:r w:rsidR="007A283E">
          <w:t>edure</w:t>
        </w:r>
      </w:ins>
      <w:r>
        <w:t>, translating no parameter</w:t>
      </w:r>
      <w:r w:rsidR="00A11BE1">
        <w:t>s to incremental. In case a non-valid</w:t>
      </w:r>
      <w:r>
        <w:t xml:space="preserve"> option is sent</w:t>
      </w:r>
      <w:r w:rsidR="00F94C4F">
        <w:t xml:space="preserve"> from the</w:t>
      </w:r>
      <w:r>
        <w:t xml:space="preserve"> batch process, Java will show an error </w:t>
      </w:r>
      <w:r w:rsidR="00A11BE1">
        <w:t>message;</w:t>
      </w:r>
      <w:r>
        <w:t xml:space="preserve"> otherwise, the stored procedure will be called </w:t>
      </w:r>
      <w:r w:rsidR="00A11BE1">
        <w:t>and executed successfully</w:t>
      </w:r>
      <w:r>
        <w:t>.</w:t>
      </w:r>
    </w:p>
    <w:p w:rsidR="007F4B9D" w:rsidRDefault="00A11BE1" w:rsidP="00996884">
      <w:pPr>
        <w:rPr>
          <w:b/>
        </w:rPr>
      </w:pPr>
      <w:r>
        <w:rPr>
          <w:b/>
        </w:rPr>
        <w:t>Example of non-valid</w:t>
      </w:r>
      <w:r w:rsidR="007F4B9D">
        <w:rPr>
          <w:b/>
        </w:rPr>
        <w:t xml:space="preserve"> option:</w:t>
      </w:r>
    </w:p>
    <w:p w:rsidR="007F4B9D" w:rsidRPr="00735FA6" w:rsidRDefault="007F4B9D" w:rsidP="00996884">
      <w:r>
        <w:rPr>
          <w:noProof/>
          <w:lang w:val="es-ES_tradnl" w:eastAsia="es-ES_tradnl"/>
        </w:rPr>
        <w:drawing>
          <wp:inline distT="0" distB="0" distL="0" distR="0" wp14:anchorId="2A5C2FFC" wp14:editId="5F87D2AA">
            <wp:extent cx="5080000" cy="5207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80000" cy="520700"/>
                    </a:xfrm>
                    <a:prstGeom prst="rect">
                      <a:avLst/>
                    </a:prstGeom>
                  </pic:spPr>
                </pic:pic>
              </a:graphicData>
            </a:graphic>
          </wp:inline>
        </w:drawing>
      </w:r>
    </w:p>
    <w:p w:rsidR="00996884" w:rsidRDefault="00996884" w:rsidP="00996884">
      <w:pPr>
        <w:pStyle w:val="Heading2"/>
      </w:pPr>
      <w:bookmarkStart w:id="553" w:name="_Toc526253773"/>
      <w:r w:rsidRPr="00BD6172">
        <w:t xml:space="preserve">Stored </w:t>
      </w:r>
      <w:del w:id="554" w:author="Christi Hildebrandt" w:date="2018-09-27T18:02:00Z">
        <w:r w:rsidRPr="00BD6172" w:rsidDel="007A283E">
          <w:delText>p</w:delText>
        </w:r>
      </w:del>
      <w:ins w:id="555" w:author="Christi Hildebrandt" w:date="2018-09-27T18:02:00Z">
        <w:r w:rsidR="007A283E">
          <w:t>P</w:t>
        </w:r>
      </w:ins>
      <w:r w:rsidRPr="00BD6172">
        <w:t>ro</w:t>
      </w:r>
      <w:r w:rsidR="006E5FFC">
        <w:t>cedure</w:t>
      </w:r>
      <w:bookmarkEnd w:id="553"/>
    </w:p>
    <w:p w:rsidR="00996884" w:rsidDel="007A283E" w:rsidRDefault="00996884" w:rsidP="00996884">
      <w:pPr>
        <w:rPr>
          <w:del w:id="556" w:author="Christi Hildebrandt" w:date="2018-09-27T18:01:00Z"/>
        </w:rPr>
      </w:pPr>
    </w:p>
    <w:p w:rsidR="00996884" w:rsidRDefault="00996884" w:rsidP="00996884">
      <w:del w:id="557" w:author="Christi Hildebrandt" w:date="2018-09-27T18:01:00Z">
        <w:r w:rsidDel="007A283E">
          <w:delText>These are the</w:delText>
        </w:r>
      </w:del>
      <w:ins w:id="558" w:author="Christi Hildebrandt" w:date="2018-09-27T18:01:00Z">
        <w:r w:rsidR="007A283E">
          <w:t>The stored procedure performs the following steps</w:t>
        </w:r>
      </w:ins>
      <w:del w:id="559" w:author="Christi Hildebrandt" w:date="2018-09-27T18:01:00Z">
        <w:r w:rsidDel="007A283E">
          <w:delText xml:space="preserve"> steps followed by the stored proc</w:delText>
        </w:r>
      </w:del>
      <w:r>
        <w:t>:</w:t>
      </w:r>
    </w:p>
    <w:p w:rsidR="00996884" w:rsidRDefault="00996884" w:rsidP="00996884">
      <w:pPr>
        <w:pStyle w:val="ListParagraph"/>
        <w:numPr>
          <w:ilvl w:val="0"/>
          <w:numId w:val="13"/>
        </w:numPr>
      </w:pPr>
      <w:r w:rsidRPr="00735FA6">
        <w:t>The first thing the stored proc</w:t>
      </w:r>
      <w:ins w:id="560" w:author="Christi Hildebrandt" w:date="2018-09-27T18:02:00Z">
        <w:r w:rsidR="007A283E">
          <w:t>edure</w:t>
        </w:r>
      </w:ins>
      <w:r w:rsidRPr="00735FA6">
        <w:t xml:space="preserve"> does is </w:t>
      </w:r>
      <w:del w:id="561" w:author="Christi Hildebrandt" w:date="2018-09-27T18:02:00Z">
        <w:r w:rsidRPr="00735FA6" w:rsidDel="007A283E">
          <w:delText xml:space="preserve">getting </w:delText>
        </w:r>
      </w:del>
      <w:ins w:id="562" w:author="Christi Hildebrandt" w:date="2018-09-27T18:02:00Z">
        <w:r w:rsidR="007A283E">
          <w:t>look up</w:t>
        </w:r>
        <w:r w:rsidR="007A283E" w:rsidRPr="00735FA6">
          <w:t xml:space="preserve"> </w:t>
        </w:r>
      </w:ins>
      <w:r w:rsidRPr="00735FA6">
        <w:t>the last time the batch process was run</w:t>
      </w:r>
      <w:r w:rsidR="007F4B9D">
        <w:t xml:space="preserve"> (please see</w:t>
      </w:r>
      <w:ins w:id="563" w:author="Christi Hildebrandt" w:date="2018-09-27T18:15:00Z">
        <w:r w:rsidR="00AF7CD3">
          <w:t xml:space="preserve"> the </w:t>
        </w:r>
        <w:r w:rsidR="00AF7CD3">
          <w:fldChar w:fldCharType="begin"/>
        </w:r>
        <w:r w:rsidR="00AF7CD3">
          <w:instrText xml:space="preserve"> HYPERLINK  \l "_NBS_MSGOUTE_Activity_Log" </w:instrText>
        </w:r>
        <w:r w:rsidR="00AF7CD3">
          <w:fldChar w:fldCharType="separate"/>
        </w:r>
        <w:r w:rsidR="00AF7CD3" w:rsidRPr="00AF7CD3">
          <w:rPr>
            <w:rStyle w:val="Hyperlink"/>
          </w:rPr>
          <w:t>NBS_MSGOUTE Activity Log Table</w:t>
        </w:r>
        <w:r w:rsidR="00AF7CD3">
          <w:fldChar w:fldCharType="end"/>
        </w:r>
        <w:r w:rsidR="00AF7CD3">
          <w:t xml:space="preserve"> section of this document</w:t>
        </w:r>
      </w:ins>
      <w:r w:rsidR="007F4B9D">
        <w:t xml:space="preserve"> </w:t>
      </w:r>
      <w:del w:id="564" w:author="Christi Hildebrandt" w:date="2018-09-27T18:15:00Z">
        <w:r w:rsidR="007F4B9D" w:rsidDel="00AF7CD3">
          <w:delText xml:space="preserve">the notes at the end of this section </w:delText>
        </w:r>
      </w:del>
      <w:r w:rsidR="007F4B9D">
        <w:t>for more information</w:t>
      </w:r>
      <w:ins w:id="565" w:author="Christi Hildebrandt" w:date="2018-09-27T18:02:00Z">
        <w:r w:rsidR="007A283E">
          <w:t xml:space="preserve"> </w:t>
        </w:r>
      </w:ins>
      <w:ins w:id="566" w:author="Christi Hildebrandt" w:date="2018-09-27T18:15:00Z">
        <w:r w:rsidR="00AF7CD3">
          <w:t>about</w:t>
        </w:r>
      </w:ins>
      <w:ins w:id="567" w:author="Christi Hildebrandt" w:date="2018-09-27T18:02:00Z">
        <w:r w:rsidR="007A283E">
          <w:t xml:space="preserve"> this lookup</w:t>
        </w:r>
      </w:ins>
      <w:ins w:id="568" w:author="Christi Hildebrandt" w:date="2018-09-27T18:14:00Z">
        <w:r w:rsidR="00AF7CD3">
          <w:t xml:space="preserve"> in the </w:t>
        </w:r>
        <w:r w:rsidR="00AF7CD3" w:rsidRPr="0038362F">
          <w:t>NBS_MSGOUTE</w:t>
        </w:r>
        <w:proofErr w:type="gramStart"/>
        <w:r w:rsidR="00AF7CD3" w:rsidRPr="0038362F">
          <w:t>..</w:t>
        </w:r>
        <w:proofErr w:type="spellStart"/>
        <w:r w:rsidR="00AF7CD3" w:rsidRPr="0038362F">
          <w:t>activity_log</w:t>
        </w:r>
        <w:proofErr w:type="spellEnd"/>
        <w:proofErr w:type="gramEnd"/>
        <w:r w:rsidR="00AF7CD3">
          <w:t xml:space="preserve"> table</w:t>
        </w:r>
      </w:ins>
      <w:r w:rsidR="007F4B9D">
        <w:t>)</w:t>
      </w:r>
      <w:r w:rsidRPr="00735FA6">
        <w:t>.</w:t>
      </w:r>
    </w:p>
    <w:p w:rsidR="00996884" w:rsidRDefault="00996884">
      <w:pPr>
        <w:pStyle w:val="ListParagraph"/>
        <w:numPr>
          <w:ilvl w:val="1"/>
          <w:numId w:val="13"/>
        </w:numPr>
        <w:pPrChange w:id="569" w:author="Christi Hildebrandt" w:date="2018-09-27T18:02:00Z">
          <w:pPr>
            <w:pStyle w:val="ListParagraph"/>
            <w:numPr>
              <w:numId w:val="13"/>
            </w:numPr>
            <w:ind w:left="360" w:hanging="360"/>
          </w:pPr>
        </w:pPrChange>
      </w:pPr>
      <w:del w:id="570" w:author="Christi Hildebrandt" w:date="2018-09-27T18:02:00Z">
        <w:r w:rsidRPr="00735FA6" w:rsidDel="007A283E">
          <w:delText>In case</w:delText>
        </w:r>
      </w:del>
      <w:ins w:id="571" w:author="Christi Hildebrandt" w:date="2018-09-27T18:02:00Z">
        <w:r w:rsidR="007A283E">
          <w:t>If</w:t>
        </w:r>
      </w:ins>
      <w:r w:rsidRPr="00735FA6">
        <w:t xml:space="preserve"> the parameter received is FULL, all the table data is removed.</w:t>
      </w:r>
    </w:p>
    <w:p w:rsidR="00996884" w:rsidRDefault="00996884">
      <w:pPr>
        <w:pStyle w:val="ListParagraph"/>
        <w:numPr>
          <w:ilvl w:val="1"/>
          <w:numId w:val="13"/>
        </w:numPr>
        <w:pPrChange w:id="572" w:author="Christi Hildebrandt" w:date="2018-09-27T18:02:00Z">
          <w:pPr>
            <w:pStyle w:val="ListParagraph"/>
            <w:numPr>
              <w:numId w:val="13"/>
            </w:numPr>
            <w:ind w:left="360" w:hanging="360"/>
          </w:pPr>
        </w:pPrChange>
      </w:pPr>
      <w:del w:id="573" w:author="Christi Hildebrandt" w:date="2018-09-27T18:02:00Z">
        <w:r w:rsidDel="007A283E">
          <w:delText>In case</w:delText>
        </w:r>
      </w:del>
      <w:ins w:id="574" w:author="Christi Hildebrandt" w:date="2018-09-27T18:02:00Z">
        <w:r w:rsidR="007A283E">
          <w:t>If</w:t>
        </w:r>
      </w:ins>
      <w:r>
        <w:t xml:space="preserve"> the parameter is </w:t>
      </w:r>
      <w:r w:rsidR="007F4B9D">
        <w:t>INCREMENTAL</w:t>
      </w:r>
      <w:r>
        <w:t xml:space="preserve">, </w:t>
      </w:r>
      <w:del w:id="575" w:author="Christi Hildebrandt" w:date="2018-09-27T18:02:00Z">
        <w:r w:rsidDel="007A283E">
          <w:delText xml:space="preserve">it </w:delText>
        </w:r>
      </w:del>
      <w:ins w:id="576" w:author="Christi Hildebrandt" w:date="2018-09-27T18:02:00Z">
        <w:r w:rsidR="007A283E">
          <w:t xml:space="preserve">the stored procedure </w:t>
        </w:r>
      </w:ins>
      <w:r>
        <w:t xml:space="preserve">will check </w:t>
      </w:r>
      <w:del w:id="577" w:author="Christi Hildebrandt" w:date="2018-09-27T18:02:00Z">
        <w:r w:rsidDel="007A283E">
          <w:delText xml:space="preserve">on </w:delText>
        </w:r>
      </w:del>
      <w:r>
        <w:t xml:space="preserve">each of the tables </w:t>
      </w:r>
      <w:ins w:id="578" w:author="Christi Hildebrandt" w:date="2018-09-27T18:03:00Z">
        <w:r w:rsidR="007A283E">
          <w:t xml:space="preserve">to see </w:t>
        </w:r>
      </w:ins>
      <w:r>
        <w:t>if any of the data has been updated since the last time the batch process was run. If so, the record will be deleted.</w:t>
      </w:r>
    </w:p>
    <w:p w:rsidR="00996884" w:rsidRDefault="00996884" w:rsidP="00996884">
      <w:pPr>
        <w:pStyle w:val="ListParagraph"/>
        <w:numPr>
          <w:ilvl w:val="0"/>
          <w:numId w:val="13"/>
        </w:numPr>
      </w:pPr>
      <w:del w:id="579" w:author="Christi Hildebrandt" w:date="2018-09-27T18:03:00Z">
        <w:r w:rsidDel="007A283E">
          <w:delText>Now the</w:delText>
        </w:r>
      </w:del>
      <w:ins w:id="580" w:author="Christi Hildebrandt" w:date="2018-09-27T18:03:00Z">
        <w:r w:rsidR="007A283E">
          <w:t xml:space="preserve">Next, </w:t>
        </w:r>
      </w:ins>
      <w:del w:id="581" w:author="Christi Hildebrandt" w:date="2018-09-27T18:03:00Z">
        <w:r w:rsidDel="007A283E">
          <w:delText xml:space="preserve"> </w:delText>
        </w:r>
      </w:del>
      <w:r>
        <w:t>inserts are performed. The inserts are based on the last time the batch process was run</w:t>
      </w:r>
      <w:r w:rsidR="00CF274E">
        <w:t xml:space="preserve"> compared to the last updated </w:t>
      </w:r>
      <w:ins w:id="582" w:author="Christi Hildebrandt" w:date="2018-09-27T18:03:00Z">
        <w:r w:rsidR="007A283E">
          <w:t xml:space="preserve">date for records </w:t>
        </w:r>
      </w:ins>
      <w:r w:rsidR="00CF274E">
        <w:t>in the</w:t>
      </w:r>
      <w:ins w:id="583" w:author="Christi Hildebrandt" w:date="2018-09-27T18:04:00Z">
        <w:r w:rsidR="007A283E">
          <w:t xml:space="preserve"> related</w:t>
        </w:r>
      </w:ins>
      <w:r w:rsidR="00CF274E">
        <w:t xml:space="preserve"> ODSE table</w:t>
      </w:r>
      <w:ins w:id="584" w:author="Christi Hildebrandt" w:date="2018-09-27T18:04:00Z">
        <w:r w:rsidR="007A283E">
          <w:t xml:space="preserve"> (e.g., person, </w:t>
        </w:r>
        <w:proofErr w:type="spellStart"/>
        <w:r w:rsidR="007A283E">
          <w:t>public_health_case</w:t>
        </w:r>
        <w:proofErr w:type="spellEnd"/>
        <w:r w:rsidR="007A283E">
          <w:t xml:space="preserve">, </w:t>
        </w:r>
        <w:proofErr w:type="spellStart"/>
        <w:r w:rsidR="007A283E">
          <w:t>CT_contact</w:t>
        </w:r>
        <w:proofErr w:type="spellEnd"/>
        <w:r w:rsidR="007A283E">
          <w:t>, interview, etc.)</w:t>
        </w:r>
      </w:ins>
      <w:r>
        <w:t>. In order to have the same in</w:t>
      </w:r>
      <w:r w:rsidR="000F53B6">
        <w:t>sert statement regardless</w:t>
      </w:r>
      <w:ins w:id="585" w:author="Christi Hildebrandt" w:date="2018-09-27T18:04:00Z">
        <w:r w:rsidR="007A283E">
          <w:t xml:space="preserve"> of whether </w:t>
        </w:r>
      </w:ins>
      <w:del w:id="586" w:author="Christi Hildebrandt" w:date="2018-09-27T18:05:00Z">
        <w:r w:rsidR="000F53B6" w:rsidDel="007A283E">
          <w:delText xml:space="preserve"> i</w:delText>
        </w:r>
        <w:r w:rsidDel="007A283E">
          <w:delText xml:space="preserve">s </w:delText>
        </w:r>
      </w:del>
      <w:r>
        <w:t xml:space="preserve">a full or incremental </w:t>
      </w:r>
      <w:ins w:id="587" w:author="Christi Hildebrandt" w:date="2018-09-27T18:05:00Z">
        <w:r w:rsidR="007A283E">
          <w:t xml:space="preserve">refresh </w:t>
        </w:r>
      </w:ins>
      <w:del w:id="588" w:author="Christi Hildebrandt" w:date="2018-09-27T18:05:00Z">
        <w:r w:rsidDel="007A283E">
          <w:delText>option</w:delText>
        </w:r>
      </w:del>
      <w:ins w:id="589" w:author="Christi Hildebrandt" w:date="2018-09-27T18:05:00Z">
        <w:r w:rsidR="007A283E">
          <w:t>is being run</w:t>
        </w:r>
      </w:ins>
      <w:r>
        <w:t xml:space="preserve">, the </w:t>
      </w:r>
      <w:r w:rsidR="00CF274E">
        <w:t>“</w:t>
      </w:r>
      <w:r>
        <w:t>where</w:t>
      </w:r>
      <w:r w:rsidR="00CF274E">
        <w:t>”</w:t>
      </w:r>
      <w:r>
        <w:t xml:space="preserve"> statement </w:t>
      </w:r>
      <w:del w:id="590" w:author="Christi Hildebrandt" w:date="2018-09-27T18:05:00Z">
        <w:r w:rsidDel="007A283E">
          <w:delText xml:space="preserve">will </w:delText>
        </w:r>
      </w:del>
      <w:r>
        <w:t>contain</w:t>
      </w:r>
      <w:ins w:id="591" w:author="Christi Hildebrandt" w:date="2018-09-27T18:05:00Z">
        <w:r w:rsidR="007A283E">
          <w:t>s</w:t>
        </w:r>
      </w:ins>
      <w:r>
        <w:t xml:space="preserve"> </w:t>
      </w:r>
      <w:r w:rsidR="00CF274E">
        <w:t xml:space="preserve">a </w:t>
      </w:r>
      <w:r>
        <w:t>date representing the last time the batch process was run:</w:t>
      </w:r>
    </w:p>
    <w:p w:rsidR="00996884" w:rsidRDefault="00996884" w:rsidP="00996884">
      <w:pPr>
        <w:pStyle w:val="ListParagraph"/>
        <w:numPr>
          <w:ilvl w:val="1"/>
          <w:numId w:val="13"/>
        </w:numPr>
      </w:pPr>
      <w:r>
        <w:t xml:space="preserve">If </w:t>
      </w:r>
      <w:del w:id="592" w:author="Christi Hildebrandt" w:date="2018-09-27T18:05:00Z">
        <w:r w:rsidDel="007A283E">
          <w:delText>it is</w:delText>
        </w:r>
      </w:del>
      <w:ins w:id="593" w:author="Christi Hildebrandt" w:date="2018-09-27T18:05:00Z">
        <w:r w:rsidR="007A283E">
          <w:t>a</w:t>
        </w:r>
      </w:ins>
      <w:r>
        <w:t xml:space="preserve"> full</w:t>
      </w:r>
      <w:ins w:id="594" w:author="Christi Hildebrandt" w:date="2018-09-27T18:05:00Z">
        <w:r w:rsidR="007A283E">
          <w:t xml:space="preserve"> refresh is being run</w:t>
        </w:r>
      </w:ins>
      <w:r>
        <w:t>, the date will be 01/01/1900</w:t>
      </w:r>
      <w:ins w:id="595" w:author="Christi Hildebrandt" w:date="2018-09-27T18:05:00Z">
        <w:r w:rsidR="007A283E">
          <w:t xml:space="preserve"> so that </w:t>
        </w:r>
      </w:ins>
      <w:del w:id="596" w:author="Christi Hildebrandt" w:date="2018-09-27T18:05:00Z">
        <w:r w:rsidDel="007A283E">
          <w:delText xml:space="preserve">, that way </w:delText>
        </w:r>
      </w:del>
      <w:r>
        <w:t>all the records are written in the tables</w:t>
      </w:r>
      <w:ins w:id="597" w:author="Christi Hildebrandt" w:date="2018-09-27T18:05:00Z">
        <w:r w:rsidR="007A283E">
          <w:t>.</w:t>
        </w:r>
      </w:ins>
    </w:p>
    <w:p w:rsidR="00996884" w:rsidRDefault="00996884" w:rsidP="00996884">
      <w:pPr>
        <w:pStyle w:val="ListParagraph"/>
        <w:numPr>
          <w:ilvl w:val="1"/>
          <w:numId w:val="13"/>
        </w:numPr>
      </w:pPr>
      <w:r>
        <w:t xml:space="preserve">If </w:t>
      </w:r>
      <w:del w:id="598" w:author="Christi Hildebrandt" w:date="2018-09-27T18:05:00Z">
        <w:r w:rsidDel="007A283E">
          <w:delText>it is</w:delText>
        </w:r>
      </w:del>
      <w:ins w:id="599" w:author="Christi Hildebrandt" w:date="2018-09-27T18:05:00Z">
        <w:r w:rsidR="007A283E">
          <w:t>an</w:t>
        </w:r>
      </w:ins>
      <w:r>
        <w:t xml:space="preserve"> incremental</w:t>
      </w:r>
      <w:ins w:id="600" w:author="Christi Hildebrandt" w:date="2018-09-27T18:06:00Z">
        <w:r w:rsidR="007A283E">
          <w:t xml:space="preserve"> refresh is being run</w:t>
        </w:r>
      </w:ins>
      <w:r>
        <w:t xml:space="preserve">, the date will be </w:t>
      </w:r>
      <w:del w:id="601" w:author="Christi Hildebrandt" w:date="2018-09-27T18:06:00Z">
        <w:r w:rsidDel="007A283E">
          <w:delText xml:space="preserve">the one </w:delText>
        </w:r>
      </w:del>
      <w:r>
        <w:t xml:space="preserve">read from the </w:t>
      </w:r>
      <w:r w:rsidRPr="0038362F">
        <w:t>NBS_MSGOUTE</w:t>
      </w:r>
      <w:proofErr w:type="gramStart"/>
      <w:r w:rsidRPr="0038362F">
        <w:t>..</w:t>
      </w:r>
      <w:proofErr w:type="spellStart"/>
      <w:r w:rsidRPr="0038362F">
        <w:t>activity_log</w:t>
      </w:r>
      <w:proofErr w:type="spellEnd"/>
      <w:proofErr w:type="gramEnd"/>
      <w:r>
        <w:t xml:space="preserve"> table</w:t>
      </w:r>
      <w:ins w:id="602" w:author="Christi Hildebrandt" w:date="2018-09-27T18:06:00Z">
        <w:r w:rsidR="007A283E">
          <w:t xml:space="preserve"> (to determine the last time the PSF batch process was run).</w:t>
        </w:r>
      </w:ins>
    </w:p>
    <w:p w:rsidR="007F4B9D" w:rsidDel="00AF7CD3" w:rsidRDefault="00996884">
      <w:pPr>
        <w:pStyle w:val="ListParagraph"/>
        <w:numPr>
          <w:ilvl w:val="0"/>
          <w:numId w:val="13"/>
        </w:numPr>
        <w:rPr>
          <w:del w:id="603" w:author="Christi Hildebrandt" w:date="2018-09-27T18:12:00Z"/>
        </w:rPr>
        <w:pPrChange w:id="604" w:author="Christi Hildebrandt" w:date="2018-09-27T18:12:00Z">
          <w:pPr>
            <w:pStyle w:val="ListParagraph"/>
          </w:pPr>
        </w:pPrChange>
      </w:pPr>
      <w:del w:id="605" w:author="Christi Hildebrandt" w:date="2018-09-27T18:07:00Z">
        <w:r w:rsidDel="007A283E">
          <w:delText>At the end of</w:delText>
        </w:r>
      </w:del>
      <w:ins w:id="606" w:author="Christi Hildebrandt" w:date="2018-09-27T18:07:00Z">
        <w:r w:rsidR="007A283E">
          <w:t>After</w:t>
        </w:r>
      </w:ins>
      <w:r>
        <w:t xml:space="preserve"> the stored procedure</w:t>
      </w:r>
      <w:ins w:id="607" w:author="Christi Hildebrandt" w:date="2018-09-27T18:11:00Z">
        <w:r w:rsidR="00AF7CD3">
          <w:t xml:space="preserve"> </w:t>
        </w:r>
      </w:ins>
      <w:ins w:id="608" w:author="Christi Hildebrandt" w:date="2018-09-27T18:07:00Z">
        <w:r w:rsidR="007A283E">
          <w:t>runs</w:t>
        </w:r>
      </w:ins>
      <w:r>
        <w:t xml:space="preserve">, </w:t>
      </w:r>
      <w:r w:rsidR="00CF274E">
        <w:t>the</w:t>
      </w:r>
      <w:r>
        <w:t xml:space="preserve"> </w:t>
      </w:r>
      <w:proofErr w:type="spellStart"/>
      <w:r w:rsidRPr="00C5034F">
        <w:t>PSF_INDEX.indexLastChgDt</w:t>
      </w:r>
      <w:proofErr w:type="spellEnd"/>
      <w:r>
        <w:t xml:space="preserve"> </w:t>
      </w:r>
      <w:r w:rsidR="00CF274E">
        <w:t xml:space="preserve">will </w:t>
      </w:r>
      <w:del w:id="609" w:author="Christi Hildebrandt" w:date="2018-09-27T18:07:00Z">
        <w:r w:rsidR="00CF274E" w:rsidDel="007A283E">
          <w:delText>contain</w:delText>
        </w:r>
        <w:r w:rsidDel="007A283E">
          <w:delText xml:space="preserve"> the correct data</w:delText>
        </w:r>
      </w:del>
      <w:ins w:id="610" w:author="Christi Hildebrandt" w:date="2018-09-27T18:07:00Z">
        <w:r w:rsidR="007A283E">
          <w:t>be updated to reflect that last time the index data was refreshed</w:t>
        </w:r>
      </w:ins>
      <w:r>
        <w:t xml:space="preserve">. </w:t>
      </w:r>
      <w:proofErr w:type="spellStart"/>
      <w:r>
        <w:t>IndexLastChgDt</w:t>
      </w:r>
      <w:proofErr w:type="spellEnd"/>
      <w:r>
        <w:t xml:space="preserve"> is a column </w:t>
      </w:r>
      <w:del w:id="611" w:author="Christi Hildebrandt" w:date="2018-09-27T18:06:00Z">
        <w:r w:rsidDel="007A283E">
          <w:delText>added to</w:delText>
        </w:r>
      </w:del>
      <w:ins w:id="612" w:author="Christi Hildebrandt" w:date="2018-09-27T18:06:00Z">
        <w:r w:rsidR="007A283E">
          <w:t>in</w:t>
        </w:r>
      </w:ins>
      <w:r>
        <w:t xml:space="preserve"> the PSF_INDEX</w:t>
      </w:r>
      <w:ins w:id="613" w:author="Christi Hildebrandt" w:date="2018-09-27T18:06:00Z">
        <w:r w:rsidR="007A283E">
          <w:t xml:space="preserve"> table</w:t>
        </w:r>
      </w:ins>
      <w:r>
        <w:t xml:space="preserve"> </w:t>
      </w:r>
      <w:del w:id="614" w:author="Christi Hildebrandt" w:date="2018-09-27T18:07:00Z">
        <w:r w:rsidDel="007A283E">
          <w:delText xml:space="preserve">which </w:delText>
        </w:r>
      </w:del>
      <w:ins w:id="615" w:author="Christi Hildebrandt" w:date="2018-09-27T18:07:00Z">
        <w:r w:rsidR="007A283E">
          <w:t xml:space="preserve">that </w:t>
        </w:r>
      </w:ins>
      <w:r>
        <w:t xml:space="preserve">represents the </w:t>
      </w:r>
      <w:del w:id="616" w:author="Christi Hildebrandt" w:date="2018-09-27T18:07:00Z">
        <w:r w:rsidDel="007A283E">
          <w:delText xml:space="preserve">most </w:delText>
        </w:r>
      </w:del>
      <w:ins w:id="617" w:author="Christi Hildebrandt" w:date="2018-09-27T18:08:00Z">
        <w:r w:rsidR="007A283E">
          <w:t>most recent</w:t>
        </w:r>
      </w:ins>
      <w:ins w:id="618" w:author="Christi Hildebrandt" w:date="2018-09-27T18:07:00Z">
        <w:r w:rsidR="007A283E">
          <w:t xml:space="preserve"> </w:t>
        </w:r>
      </w:ins>
      <w:ins w:id="619" w:author="Christi Hildebrandt" w:date="2018-09-27T18:11:00Z">
        <w:r w:rsidR="00AF7CD3">
          <w:t xml:space="preserve">‘last </w:t>
        </w:r>
      </w:ins>
      <w:r>
        <w:t>updated date</w:t>
      </w:r>
      <w:ins w:id="620" w:author="Christi Hildebrandt" w:date="2018-09-27T18:11:00Z">
        <w:r w:rsidR="00AF7CD3">
          <w:t>’</w:t>
        </w:r>
      </w:ins>
      <w:r>
        <w:t xml:space="preserve"> for </w:t>
      </w:r>
      <w:del w:id="621" w:author="Christi Hildebrandt" w:date="2018-09-27T18:07:00Z">
        <w:r w:rsidDel="007A283E">
          <w:delText xml:space="preserve">any </w:delText>
        </w:r>
      </w:del>
      <w:ins w:id="622" w:author="Christi Hildebrandt" w:date="2018-09-27T18:07:00Z">
        <w:r w:rsidR="007A283E">
          <w:t xml:space="preserve">all </w:t>
        </w:r>
      </w:ins>
      <w:del w:id="623" w:author="Christi Hildebrandt" w:date="2018-09-27T18:11:00Z">
        <w:r w:rsidDel="00AF7CD3">
          <w:delText xml:space="preserve">element </w:delText>
        </w:r>
      </w:del>
      <w:ins w:id="624" w:author="Christi Hildebrandt" w:date="2018-09-27T18:11:00Z">
        <w:r w:rsidR="00AF7CD3">
          <w:t xml:space="preserve">records </w:t>
        </w:r>
      </w:ins>
      <w:del w:id="625" w:author="Christi Hildebrandt" w:date="2018-09-27T18:08:00Z">
        <w:r w:rsidDel="007A283E">
          <w:delText xml:space="preserve">from </w:delText>
        </w:r>
      </w:del>
      <w:ins w:id="626" w:author="Christi Hildebrandt" w:date="2018-09-27T18:08:00Z">
        <w:r w:rsidR="007A283E">
          <w:t xml:space="preserve">contained within </w:t>
        </w:r>
      </w:ins>
      <w:r>
        <w:t>the universe</w:t>
      </w:r>
      <w:ins w:id="627" w:author="Christi Hildebrandt" w:date="2018-09-27T18:08:00Z">
        <w:r w:rsidR="007A283E">
          <w:t xml:space="preserve"> of PSF data</w:t>
        </w:r>
      </w:ins>
      <w:r w:rsidR="007F4B9D">
        <w:t xml:space="preserve"> (</w:t>
      </w:r>
      <w:ins w:id="628" w:author="Christi Hildebrandt" w:date="2018-09-27T18:11:00Z">
        <w:r w:rsidR="00AF7CD3">
          <w:t xml:space="preserve">i.e., </w:t>
        </w:r>
      </w:ins>
      <w:r w:rsidR="007F4B9D">
        <w:t xml:space="preserve">any </w:t>
      </w:r>
      <w:ins w:id="629" w:author="Christi Hildebrandt" w:date="2018-09-27T18:11:00Z">
        <w:r w:rsidR="00AF7CD3">
          <w:t xml:space="preserve">of the </w:t>
        </w:r>
      </w:ins>
      <w:r w:rsidR="007F4B9D">
        <w:t>flat</w:t>
      </w:r>
      <w:ins w:id="630" w:author="Christi Hildebrandt" w:date="2018-09-27T18:11:00Z">
        <w:r w:rsidR="00AF7CD3">
          <w:t xml:space="preserve"> file</w:t>
        </w:r>
      </w:ins>
      <w:r w:rsidR="007F4B9D">
        <w:t xml:space="preserve"> table</w:t>
      </w:r>
      <w:ins w:id="631" w:author="Christi Hildebrandt" w:date="2018-09-27T18:11:00Z">
        <w:r w:rsidR="00AF7CD3">
          <w:t>s</w:t>
        </w:r>
      </w:ins>
      <w:r w:rsidR="007F4B9D">
        <w:t>)</w:t>
      </w:r>
      <w:r>
        <w:t xml:space="preserve">. For example, if an interview </w:t>
      </w:r>
      <w:r>
        <w:lastRenderedPageBreak/>
        <w:t xml:space="preserve">in the universe of the index was updated more recently than the index investigation, then the </w:t>
      </w:r>
      <w:proofErr w:type="spellStart"/>
      <w:r w:rsidRPr="00C5034F">
        <w:t>PSF_INDEX.indexLastChgDt</w:t>
      </w:r>
      <w:proofErr w:type="spellEnd"/>
      <w:r>
        <w:t xml:space="preserve"> </w:t>
      </w:r>
      <w:del w:id="632" w:author="Christi Hildebrandt" w:date="2018-09-27T18:08:00Z">
        <w:r w:rsidDel="007A283E">
          <w:delText xml:space="preserve">should </w:delText>
        </w:r>
      </w:del>
      <w:ins w:id="633" w:author="Christi Hildebrandt" w:date="2018-09-27T18:08:00Z">
        <w:r w:rsidR="007A283E">
          <w:t xml:space="preserve">will </w:t>
        </w:r>
      </w:ins>
      <w:r>
        <w:t xml:space="preserve">contain </w:t>
      </w:r>
      <w:r w:rsidR="007F4B9D">
        <w:t>the last time the interview was updated</w:t>
      </w:r>
      <w:r>
        <w:t>.</w:t>
      </w:r>
    </w:p>
    <w:p w:rsidR="00AF7CD3" w:rsidRDefault="00AF7CD3" w:rsidP="007F4B9D">
      <w:pPr>
        <w:pStyle w:val="ListParagraph"/>
        <w:numPr>
          <w:ilvl w:val="0"/>
          <w:numId w:val="13"/>
        </w:numPr>
        <w:rPr>
          <w:ins w:id="634" w:author="Christi Hildebrandt" w:date="2018-09-27T18:12:00Z"/>
        </w:rPr>
      </w:pPr>
    </w:p>
    <w:p w:rsidR="00996884" w:rsidRDefault="00AF7CD3">
      <w:pPr>
        <w:pStyle w:val="ListParagraph"/>
        <w:numPr>
          <w:ilvl w:val="1"/>
          <w:numId w:val="13"/>
        </w:numPr>
        <w:pPrChange w:id="635" w:author="Christi Hildebrandt" w:date="2018-09-27T18:12:00Z">
          <w:pPr>
            <w:pStyle w:val="ListParagraph"/>
          </w:pPr>
        </w:pPrChange>
      </w:pPr>
      <w:ins w:id="636" w:author="Christi Hildebrandt" w:date="2018-09-27T18:12:00Z">
        <w:r>
          <w:t xml:space="preserve">NOTE: </w:t>
        </w:r>
      </w:ins>
      <w:del w:id="637" w:author="Christi Hildebrandt" w:date="2018-09-27T18:12:00Z">
        <w:r w:rsidR="007F4B9D" w:rsidDel="00AF7CD3">
          <w:delText>The</w:delText>
        </w:r>
      </w:del>
      <w:ins w:id="638" w:author="Christi Hildebrandt" w:date="2018-09-27T18:12:00Z">
        <w:r>
          <w:t>This</w:t>
        </w:r>
      </w:ins>
      <w:r w:rsidR="00996884">
        <w:t xml:space="preserve"> </w:t>
      </w:r>
      <w:proofErr w:type="spellStart"/>
      <w:r w:rsidR="00996884">
        <w:t>indexLastChgDt</w:t>
      </w:r>
      <w:proofErr w:type="spellEnd"/>
      <w:r w:rsidR="00996884">
        <w:t xml:space="preserve"> will </w:t>
      </w:r>
      <w:ins w:id="639" w:author="Christi Hildebrandt" w:date="2018-09-27T18:12:00Z">
        <w:r>
          <w:t xml:space="preserve">also </w:t>
        </w:r>
      </w:ins>
      <w:r w:rsidR="00996884">
        <w:t xml:space="preserve">be used by the </w:t>
      </w:r>
      <w:ins w:id="640" w:author="Christi Hildebrandt" w:date="2018-09-27T18:12:00Z">
        <w:r>
          <w:t xml:space="preserve">NBS </w:t>
        </w:r>
      </w:ins>
      <w:r w:rsidR="00996884">
        <w:t xml:space="preserve">front end to know </w:t>
      </w:r>
      <w:del w:id="641" w:author="Christi Hildebrandt" w:date="2018-09-27T18:12:00Z">
        <w:r w:rsidR="00996884" w:rsidDel="00AF7CD3">
          <w:delText xml:space="preserve">what </w:delText>
        </w:r>
      </w:del>
      <w:ins w:id="642" w:author="Christi Hildebrandt" w:date="2018-09-27T18:12:00Z">
        <w:r>
          <w:t xml:space="preserve">which </w:t>
        </w:r>
      </w:ins>
      <w:r w:rsidR="00996884">
        <w:t>index records</w:t>
      </w:r>
      <w:r w:rsidR="000F53B6">
        <w:t xml:space="preserve"> need</w:t>
      </w:r>
      <w:del w:id="643" w:author="Christi Hildebrandt" w:date="2018-09-27T18:12:00Z">
        <w:r w:rsidR="000F53B6" w:rsidDel="00AF7CD3">
          <w:delText>s</w:delText>
        </w:r>
      </w:del>
      <w:r w:rsidR="000F53B6">
        <w:t xml:space="preserve"> to be written in the </w:t>
      </w:r>
      <w:ins w:id="644" w:author="Christi Hildebrandt" w:date="2018-09-27T18:12:00Z">
        <w:r>
          <w:t xml:space="preserve">PSF </w:t>
        </w:r>
      </w:ins>
      <w:r w:rsidR="000F53B6">
        <w:t>XML after selecting the reporting month and year</w:t>
      </w:r>
      <w:ins w:id="645" w:author="Christi Hildebrandt" w:date="2018-09-27T18:12:00Z">
        <w:r>
          <w:t>.</w:t>
        </w:r>
      </w:ins>
    </w:p>
    <w:p w:rsidR="0020427E" w:rsidDel="00AF7CD3" w:rsidRDefault="00AF7CD3">
      <w:pPr>
        <w:pStyle w:val="Heading4"/>
        <w:rPr>
          <w:del w:id="646" w:author="Christi Hildebrandt" w:date="2018-09-27T18:14:00Z"/>
        </w:rPr>
        <w:pPrChange w:id="647" w:author="Christi Hildebrandt" w:date="2018-09-27T18:14:00Z">
          <w:pPr/>
        </w:pPrChange>
      </w:pPr>
      <w:bookmarkStart w:id="648" w:name="_NBS_MSGOUTE_Activity_Log"/>
      <w:bookmarkEnd w:id="648"/>
      <w:ins w:id="649" w:author="Christi Hildebrandt" w:date="2018-09-27T18:14:00Z">
        <w:r>
          <w:t>NBS_MSGOUTE Activity Log Table</w:t>
        </w:r>
      </w:ins>
    </w:p>
    <w:p w:rsidR="0020427E" w:rsidDel="00AF7CD3" w:rsidRDefault="0020427E">
      <w:pPr>
        <w:pStyle w:val="Heading4"/>
        <w:rPr>
          <w:del w:id="650" w:author="Christi Hildebrandt" w:date="2018-09-27T18:14:00Z"/>
        </w:rPr>
        <w:pPrChange w:id="651" w:author="Christi Hildebrandt" w:date="2018-09-27T18:14:00Z">
          <w:pPr/>
        </w:pPrChange>
      </w:pPr>
    </w:p>
    <w:p w:rsidR="00AF7CD3" w:rsidRDefault="00AF7CD3">
      <w:pPr>
        <w:pStyle w:val="Heading4"/>
        <w:rPr>
          <w:ins w:id="652" w:author="Christi Hildebrandt" w:date="2018-09-27T18:14:00Z"/>
        </w:rPr>
        <w:pPrChange w:id="653" w:author="Christi Hildebrandt" w:date="2018-09-27T18:14:00Z">
          <w:pPr/>
        </w:pPrChange>
      </w:pPr>
    </w:p>
    <w:p w:rsidR="0020427E" w:rsidRDefault="0020427E" w:rsidP="0020427E">
      <w:del w:id="654" w:author="Christi Hildebrandt" w:date="2018-09-27T18:14:00Z">
        <w:r w:rsidRPr="006067D3" w:rsidDel="00AF7CD3">
          <w:rPr>
            <w:b/>
          </w:rPr>
          <w:delText>Note</w:delText>
        </w:r>
        <w:r w:rsidDel="00AF7CD3">
          <w:delText xml:space="preserve">: </w:delText>
        </w:r>
      </w:del>
      <w:del w:id="655" w:author="Christi Hildebrandt" w:date="2018-09-27T18:15:00Z">
        <w:r w:rsidDel="00AF7CD3">
          <w:delText>i</w:delText>
        </w:r>
      </w:del>
      <w:ins w:id="656" w:author="Christi Hildebrandt" w:date="2018-09-27T18:15:00Z">
        <w:r w:rsidR="00AF7CD3">
          <w:t>I</w:t>
        </w:r>
      </w:ins>
      <w:r>
        <w:t>n order to know the last time the batch process was run</w:t>
      </w:r>
      <w:ins w:id="657" w:author="Christi Hildebrandt" w:date="2018-09-27T18:13:00Z">
        <w:r w:rsidR="00AF7CD3">
          <w:t>,</w:t>
        </w:r>
      </w:ins>
      <w:r>
        <w:t xml:space="preserve"> a new </w:t>
      </w:r>
      <w:proofErr w:type="spellStart"/>
      <w:r>
        <w:t>activity_log</w:t>
      </w:r>
      <w:proofErr w:type="spellEnd"/>
      <w:r>
        <w:t xml:space="preserve"> table has been created in </w:t>
      </w:r>
      <w:ins w:id="658" w:author="Christi Hildebrandt" w:date="2018-09-27T18:13:00Z">
        <w:r w:rsidR="00AF7CD3">
          <w:t xml:space="preserve">the </w:t>
        </w:r>
      </w:ins>
      <w:r>
        <w:t>NBS_MSGOUTE database</w:t>
      </w:r>
      <w:ins w:id="659" w:author="Christi Hildebrandt" w:date="2018-09-27T18:13:00Z">
        <w:r w:rsidR="00AF7CD3">
          <w:t xml:space="preserve">; it </w:t>
        </w:r>
      </w:ins>
      <w:del w:id="660" w:author="Christi Hildebrandt" w:date="2018-09-27T18:13:00Z">
        <w:r w:rsidDel="00AF7CD3">
          <w:delText>, which keeps track of</w:delText>
        </w:r>
      </w:del>
      <w:ins w:id="661" w:author="Christi Hildebrandt" w:date="2018-09-27T18:13:00Z">
        <w:r w:rsidR="00AF7CD3">
          <w:t>logs</w:t>
        </w:r>
      </w:ins>
      <w:r>
        <w:t xml:space="preserve"> every time the batch process has been run and the status (success/failure)</w:t>
      </w:r>
      <w:ins w:id="662" w:author="Christi Hildebrandt" w:date="2018-09-27T18:13:00Z">
        <w:r w:rsidR="00AF7CD3">
          <w:t xml:space="preserve"> of each run</w:t>
        </w:r>
      </w:ins>
      <w:r>
        <w:t>.</w:t>
      </w:r>
    </w:p>
    <w:p w:rsidR="0020427E" w:rsidRDefault="0020427E" w:rsidP="0020427E">
      <w:r>
        <w:t>Execute the following query</w:t>
      </w:r>
      <w:ins w:id="663" w:author="Christi Hildebrandt" w:date="2018-09-27T18:16:00Z">
        <w:r w:rsidR="00AF7CD3">
          <w:t>,</w:t>
        </w:r>
      </w:ins>
      <w:r>
        <w:t xml:space="preserve"> and the column </w:t>
      </w:r>
      <w:proofErr w:type="spellStart"/>
      <w:r>
        <w:t>add_time</w:t>
      </w:r>
      <w:proofErr w:type="spellEnd"/>
      <w:r>
        <w:t xml:space="preserve"> will </w:t>
      </w:r>
      <w:del w:id="664" w:author="Christi Hildebrandt" w:date="2018-09-27T18:16:00Z">
        <w:r w:rsidDel="00AF7CD3">
          <w:delText>tell you</w:delText>
        </w:r>
      </w:del>
      <w:ins w:id="665" w:author="Christi Hildebrandt" w:date="2018-09-27T18:16:00Z">
        <w:r w:rsidR="00AF7CD3">
          <w:t>indicate</w:t>
        </w:r>
      </w:ins>
      <w:r>
        <w:t xml:space="preserve"> the last time the</w:t>
      </w:r>
      <w:ins w:id="666" w:author="Christi Hildebrandt" w:date="2018-09-27T18:16:00Z">
        <w:r w:rsidR="00AF7CD3">
          <w:t xml:space="preserve"> PSF</w:t>
        </w:r>
      </w:ins>
      <w:r>
        <w:t xml:space="preserve"> batch process </w:t>
      </w:r>
      <w:del w:id="667" w:author="Christi Hildebrandt" w:date="2018-09-27T18:16:00Z">
        <w:r w:rsidDel="00AF7CD3">
          <w:delText xml:space="preserve">run </w:delText>
        </w:r>
      </w:del>
      <w:ins w:id="668" w:author="Christi Hildebrandt" w:date="2018-09-27T18:16:00Z">
        <w:r w:rsidR="00AF7CD3">
          <w:t xml:space="preserve">ran </w:t>
        </w:r>
      </w:ins>
      <w:r>
        <w:t>successfully:</w:t>
      </w:r>
    </w:p>
    <w:p w:rsidR="00AF7CD3" w:rsidRDefault="0020427E">
      <w:pPr>
        <w:ind w:left="720"/>
        <w:rPr>
          <w:ins w:id="669" w:author="Christi Hildebrandt" w:date="2018-09-27T18:16:00Z"/>
        </w:rPr>
        <w:pPrChange w:id="670" w:author="Christi Hildebrandt" w:date="2018-09-27T18:16:00Z">
          <w:pPr/>
        </w:pPrChange>
      </w:pPr>
      <w:r w:rsidRPr="0038362F">
        <w:t xml:space="preserve">SELECT </w:t>
      </w:r>
      <w:del w:id="671" w:author="Christi Hildebrandt" w:date="2018-09-27T18:17:00Z">
        <w:r w:rsidRPr="0038362F" w:rsidDel="00AF7CD3">
          <w:delText xml:space="preserve">top </w:delText>
        </w:r>
      </w:del>
      <w:ins w:id="672" w:author="Christi Hildebrandt" w:date="2018-09-27T18:17:00Z">
        <w:r w:rsidR="00AF7CD3">
          <w:t>TOP</w:t>
        </w:r>
        <w:r w:rsidR="00AF7CD3" w:rsidRPr="0038362F">
          <w:t xml:space="preserve"> </w:t>
        </w:r>
      </w:ins>
      <w:r w:rsidRPr="0038362F">
        <w:t xml:space="preserve">1 </w:t>
      </w:r>
      <w:proofErr w:type="spellStart"/>
      <w:r w:rsidRPr="0038362F">
        <w:t>add_time</w:t>
      </w:r>
      <w:proofErr w:type="spellEnd"/>
      <w:r w:rsidRPr="0038362F">
        <w:t xml:space="preserve"> FROM NBS_MSGOUTE</w:t>
      </w:r>
      <w:proofErr w:type="gramStart"/>
      <w:r w:rsidRPr="0038362F">
        <w:t>..</w:t>
      </w:r>
      <w:proofErr w:type="spellStart"/>
      <w:proofErr w:type="gramEnd"/>
      <w:r w:rsidRPr="0038362F">
        <w:t>activity_log</w:t>
      </w:r>
      <w:proofErr w:type="spellEnd"/>
      <w:r w:rsidRPr="0038362F">
        <w:t xml:space="preserve"> </w:t>
      </w:r>
    </w:p>
    <w:p w:rsidR="00AF7CD3" w:rsidRDefault="0020427E">
      <w:pPr>
        <w:ind w:left="720"/>
        <w:rPr>
          <w:ins w:id="673" w:author="Christi Hildebrandt" w:date="2018-09-27T18:16:00Z"/>
        </w:rPr>
        <w:pPrChange w:id="674" w:author="Christi Hildebrandt" w:date="2018-09-27T18:16:00Z">
          <w:pPr/>
        </w:pPrChange>
      </w:pPr>
      <w:r w:rsidRPr="0038362F">
        <w:t xml:space="preserve">WHERE </w:t>
      </w:r>
      <w:proofErr w:type="spellStart"/>
      <w:r w:rsidRPr="0038362F">
        <w:t>doc_type</w:t>
      </w:r>
      <w:proofErr w:type="spellEnd"/>
      <w:r w:rsidRPr="0038362F">
        <w:t xml:space="preserve"> = 'PSF' AND </w:t>
      </w:r>
      <w:proofErr w:type="spellStart"/>
      <w:r w:rsidRPr="0038362F">
        <w:t>message_status</w:t>
      </w:r>
      <w:proofErr w:type="spellEnd"/>
      <w:r w:rsidRPr="0038362F">
        <w:t xml:space="preserve"> = 'Success' </w:t>
      </w:r>
    </w:p>
    <w:p w:rsidR="0020427E" w:rsidRPr="0038362F" w:rsidRDefault="0020427E">
      <w:pPr>
        <w:ind w:left="720"/>
        <w:pPrChange w:id="675" w:author="Christi Hildebrandt" w:date="2018-09-27T18:16:00Z">
          <w:pPr/>
        </w:pPrChange>
      </w:pPr>
      <w:del w:id="676" w:author="Christi Hildebrandt" w:date="2018-09-27T18:16:00Z">
        <w:r w:rsidRPr="0038362F" w:rsidDel="00AF7CD3">
          <w:delText>order by</w:delText>
        </w:r>
      </w:del>
      <w:ins w:id="677" w:author="Christi Hildebrandt" w:date="2018-09-27T18:16:00Z">
        <w:r w:rsidR="00AF7CD3">
          <w:t>ORDER BY</w:t>
        </w:r>
      </w:ins>
      <w:r w:rsidRPr="0038362F">
        <w:t xml:space="preserve"> 1 </w:t>
      </w:r>
      <w:proofErr w:type="spellStart"/>
      <w:r w:rsidRPr="0038362F">
        <w:t>desc</w:t>
      </w:r>
      <w:proofErr w:type="spellEnd"/>
    </w:p>
    <w:p w:rsidR="0020427E" w:rsidDel="00AF7CD3" w:rsidRDefault="0020427E" w:rsidP="0020427E">
      <w:pPr>
        <w:rPr>
          <w:del w:id="678" w:author="Christi Hildebrandt" w:date="2018-09-27T18:17:00Z"/>
        </w:rPr>
      </w:pPr>
    </w:p>
    <w:p w:rsidR="0020427E" w:rsidRDefault="0020427E" w:rsidP="0020427E">
      <w:r>
        <w:rPr>
          <w:noProof/>
          <w:lang w:val="es-ES_tradnl" w:eastAsia="es-ES_tradnl"/>
        </w:rPr>
        <w:drawing>
          <wp:inline distT="0" distB="0" distL="0" distR="0" wp14:anchorId="037E8925" wp14:editId="285FF77B">
            <wp:extent cx="6451600" cy="370829"/>
            <wp:effectExtent l="19050" t="19050" r="63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451600" cy="370829"/>
                    </a:xfrm>
                    <a:prstGeom prst="rect">
                      <a:avLst/>
                    </a:prstGeom>
                    <a:ln>
                      <a:solidFill>
                        <a:schemeClr val="bg1">
                          <a:lumMod val="50000"/>
                        </a:schemeClr>
                      </a:solidFill>
                    </a:ln>
                  </pic:spPr>
                </pic:pic>
              </a:graphicData>
            </a:graphic>
          </wp:inline>
        </w:drawing>
      </w:r>
    </w:p>
    <w:p w:rsidR="0020427E" w:rsidRPr="00735FA6" w:rsidRDefault="0020427E" w:rsidP="00996884">
      <w:pPr>
        <w:pStyle w:val="ListParagraph"/>
      </w:pPr>
    </w:p>
    <w:p w:rsidR="00996884" w:rsidRDefault="00996884" w:rsidP="00996884">
      <w:pPr>
        <w:pStyle w:val="Heading2"/>
      </w:pPr>
      <w:bookmarkStart w:id="679" w:name="_Toc526253774"/>
      <w:r>
        <w:t>Flat tables</w:t>
      </w:r>
      <w:bookmarkEnd w:id="679"/>
    </w:p>
    <w:p w:rsidR="00996884" w:rsidDel="00AF7CD3" w:rsidRDefault="00AF7CD3" w:rsidP="00996884">
      <w:pPr>
        <w:rPr>
          <w:del w:id="680" w:author="Christi Hildebrandt" w:date="2018-09-27T18:17:00Z"/>
        </w:rPr>
      </w:pPr>
      <w:ins w:id="681" w:author="Christi Hildebrandt" w:date="2018-09-27T18:17:00Z">
        <w:r>
          <w:t xml:space="preserve">With NBS 6.0, </w:t>
        </w:r>
      </w:ins>
    </w:p>
    <w:p w:rsidR="00996884" w:rsidRDefault="00996884" w:rsidP="00996884">
      <w:del w:id="682" w:author="Christi Hildebrandt" w:date="2018-09-27T18:17:00Z">
        <w:r w:rsidDel="00AF7CD3">
          <w:delText>There are</w:delText>
        </w:r>
      </w:del>
      <w:del w:id="683" w:author="Christi Hildebrandt" w:date="2018-09-27T18:18:00Z">
        <w:r w:rsidDel="00AF7CD3">
          <w:delText xml:space="preserve"> </w:delText>
        </w:r>
      </w:del>
      <w:del w:id="684" w:author="Christi Hildebrandt" w:date="2018-09-27T18:17:00Z">
        <w:r w:rsidDel="00AF7CD3">
          <w:delText>5</w:delText>
        </w:r>
      </w:del>
      <w:proofErr w:type="gramStart"/>
      <w:ins w:id="685" w:author="Christi Hildebrandt" w:date="2018-09-27T18:17:00Z">
        <w:r w:rsidR="00AF7CD3">
          <w:t>five</w:t>
        </w:r>
      </w:ins>
      <w:proofErr w:type="gramEnd"/>
      <w:r>
        <w:t xml:space="preserve"> flat tables</w:t>
      </w:r>
      <w:ins w:id="686" w:author="Christi Hildebrandt" w:date="2018-09-27T18:17:00Z">
        <w:r w:rsidR="00AF7CD3">
          <w:t xml:space="preserve"> have been introduced in the NBS_MSGOUTE database</w:t>
        </w:r>
      </w:ins>
      <w:ins w:id="687" w:author="Christi Hildebrandt" w:date="2018-09-27T18:18:00Z">
        <w:r w:rsidR="00AF7CD3">
          <w:t xml:space="preserve"> that </w:t>
        </w:r>
      </w:ins>
      <w:del w:id="688" w:author="Christi Hildebrandt" w:date="2018-09-27T18:18:00Z">
        <w:r w:rsidDel="00AF7CD3">
          <w:delText xml:space="preserve"> whic</w:delText>
        </w:r>
        <w:r w:rsidR="000F53B6" w:rsidDel="00AF7CD3">
          <w:delText xml:space="preserve">h </w:delText>
        </w:r>
      </w:del>
      <w:r w:rsidR="000F53B6">
        <w:t>contain the necessary data for generating</w:t>
      </w:r>
      <w:r>
        <w:t xml:space="preserve"> the </w:t>
      </w:r>
      <w:ins w:id="689" w:author="Christi Hildebrandt" w:date="2018-09-27T18:18:00Z">
        <w:r w:rsidR="00AF7CD3">
          <w:t xml:space="preserve">PSF </w:t>
        </w:r>
      </w:ins>
      <w:r>
        <w:t xml:space="preserve">XML. </w:t>
      </w:r>
      <w:del w:id="690" w:author="Christi Hildebrandt" w:date="2018-09-27T18:18:00Z">
        <w:r w:rsidDel="00AF7CD3">
          <w:delText xml:space="preserve">They are </w:delText>
        </w:r>
        <w:r w:rsidR="000F53B6" w:rsidDel="00AF7CD3">
          <w:delText>going</w:delText>
        </w:r>
      </w:del>
      <w:ins w:id="691" w:author="Christi Hildebrandt" w:date="2018-09-27T18:18:00Z">
        <w:r w:rsidR="00AF7CD3">
          <w:t xml:space="preserve">These tables also provide </w:t>
        </w:r>
      </w:ins>
      <w:del w:id="692" w:author="Christi Hildebrandt" w:date="2018-09-27T18:18:00Z">
        <w:r w:rsidR="000F53B6" w:rsidDel="00AF7CD3">
          <w:delText xml:space="preserve"> to be</w:delText>
        </w:r>
      </w:del>
      <w:ins w:id="693" w:author="Christi Hildebrandt" w:date="2018-09-27T18:18:00Z">
        <w:r w:rsidR="00AF7CD3">
          <w:t>a</w:t>
        </w:r>
      </w:ins>
      <w:r w:rsidR="000F53B6">
        <w:t xml:space="preserve"> helpful </w:t>
      </w:r>
      <w:ins w:id="694" w:author="Christi Hildebrandt" w:date="2018-09-27T18:18:00Z">
        <w:r w:rsidR="00AF7CD3">
          <w:t xml:space="preserve">reference </w:t>
        </w:r>
      </w:ins>
      <w:r w:rsidR="000F53B6">
        <w:t>t</w:t>
      </w:r>
      <w:r>
        <w:t>o debug any issue</w:t>
      </w:r>
      <w:ins w:id="695" w:author="Christi Hildebrandt" w:date="2018-09-27T18:18:00Z">
        <w:r w:rsidR="00AF7CD3">
          <w:t>s</w:t>
        </w:r>
      </w:ins>
      <w:r>
        <w:t xml:space="preserve"> found in the </w:t>
      </w:r>
      <w:ins w:id="696" w:author="Christi Hildebrandt" w:date="2018-09-27T18:18:00Z">
        <w:r w:rsidR="00AF7CD3">
          <w:t xml:space="preserve">PSF </w:t>
        </w:r>
      </w:ins>
      <w:r>
        <w:t>XML:</w:t>
      </w:r>
    </w:p>
    <w:p w:rsidR="00996884" w:rsidRDefault="00996884">
      <w:pPr>
        <w:pStyle w:val="ListParagraph"/>
        <w:numPr>
          <w:ilvl w:val="0"/>
          <w:numId w:val="21"/>
        </w:numPr>
        <w:pPrChange w:id="697" w:author="Christi Hildebrandt" w:date="2018-09-27T18:22:00Z">
          <w:pPr>
            <w:pStyle w:val="ListParagraph"/>
            <w:numPr>
              <w:numId w:val="13"/>
            </w:numPr>
            <w:ind w:left="360" w:hanging="360"/>
          </w:pPr>
        </w:pPrChange>
      </w:pPr>
      <w:r w:rsidRPr="007F4B9D">
        <w:rPr>
          <w:b/>
        </w:rPr>
        <w:t>PSF_SESSION</w:t>
      </w:r>
      <w:r>
        <w:t xml:space="preserve">: </w:t>
      </w:r>
      <w:ins w:id="698" w:author="Christi Hildebrandt" w:date="2018-09-27T18:19:00Z">
        <w:r w:rsidR="00AF7CD3">
          <w:t>Contains</w:t>
        </w:r>
      </w:ins>
      <w:del w:id="699" w:author="Christi Hildebrandt" w:date="2018-09-27T18:19:00Z">
        <w:r w:rsidDel="00AF7CD3">
          <w:delText>represents</w:delText>
        </w:r>
      </w:del>
      <w:r>
        <w:t xml:space="preserve"> interview</w:t>
      </w:r>
      <w:ins w:id="700" w:author="Christi Hildebrandt" w:date="2018-09-27T18:19:00Z">
        <w:r w:rsidR="00AF7CD3">
          <w:t xml:space="preserve"> data.</w:t>
        </w:r>
      </w:ins>
      <w:del w:id="701" w:author="Christi Hildebrandt" w:date="2018-09-27T18:19:00Z">
        <w:r w:rsidDel="00AF7CD3">
          <w:delText>s</w:delText>
        </w:r>
      </w:del>
    </w:p>
    <w:p w:rsidR="00996884" w:rsidRDefault="00996884">
      <w:pPr>
        <w:pStyle w:val="ListParagraph"/>
        <w:numPr>
          <w:ilvl w:val="0"/>
          <w:numId w:val="21"/>
        </w:numPr>
        <w:pPrChange w:id="702" w:author="Christi Hildebrandt" w:date="2018-09-27T18:22:00Z">
          <w:pPr>
            <w:pStyle w:val="ListParagraph"/>
            <w:numPr>
              <w:numId w:val="13"/>
            </w:numPr>
            <w:ind w:left="360" w:hanging="360"/>
          </w:pPr>
        </w:pPrChange>
      </w:pPr>
      <w:r w:rsidRPr="007F4B9D">
        <w:rPr>
          <w:b/>
        </w:rPr>
        <w:t>PSF_INDEX</w:t>
      </w:r>
      <w:r>
        <w:t xml:space="preserve">: </w:t>
      </w:r>
      <w:ins w:id="703" w:author="Christi Hildebrandt" w:date="2018-09-27T18:19:00Z">
        <w:r w:rsidR="00AF7CD3">
          <w:t>Contains</w:t>
        </w:r>
      </w:ins>
      <w:del w:id="704" w:author="Christi Hildebrandt" w:date="2018-09-27T18:19:00Z">
        <w:r w:rsidDel="00AF7CD3">
          <w:delText>represents</w:delText>
        </w:r>
      </w:del>
      <w:r>
        <w:t xml:space="preserve"> </w:t>
      </w:r>
      <w:r w:rsidRPr="00EC1F9A">
        <w:t>Case</w:t>
      </w:r>
      <w:ins w:id="705" w:author="Christi Hildebrandt" w:date="2018-09-27T18:19:00Z">
        <w:r w:rsidR="00AF7CD3">
          <w:t>s</w:t>
        </w:r>
      </w:ins>
      <w:r w:rsidRPr="00EC1F9A">
        <w:t xml:space="preserve"> (Investigation</w:t>
      </w:r>
      <w:ins w:id="706" w:author="Christi Hildebrandt" w:date="2018-09-27T18:19:00Z">
        <w:r w:rsidR="00AF7CD3">
          <w:t>s</w:t>
        </w:r>
      </w:ins>
      <w:r w:rsidRPr="00EC1F9A">
        <w:t>) with a disposition indicating HIV positive (1, 2, 5).</w:t>
      </w:r>
    </w:p>
    <w:p w:rsidR="00AF7CD3" w:rsidRDefault="00996884">
      <w:pPr>
        <w:pStyle w:val="ListParagraph"/>
        <w:numPr>
          <w:ilvl w:val="0"/>
          <w:numId w:val="21"/>
        </w:numPr>
        <w:rPr>
          <w:ins w:id="707" w:author="Christi Hildebrandt" w:date="2018-09-27T18:22:00Z"/>
        </w:rPr>
        <w:pPrChange w:id="708" w:author="Christi Hildebrandt" w:date="2018-09-27T18:22:00Z">
          <w:pPr>
            <w:pStyle w:val="ListParagraph"/>
            <w:numPr>
              <w:numId w:val="13"/>
            </w:numPr>
            <w:ind w:left="360" w:hanging="360"/>
          </w:pPr>
        </w:pPrChange>
      </w:pPr>
      <w:r w:rsidRPr="007F4B9D">
        <w:rPr>
          <w:b/>
        </w:rPr>
        <w:t>PSF_CLIENT</w:t>
      </w:r>
      <w:r>
        <w:t xml:space="preserve">: </w:t>
      </w:r>
      <w:del w:id="709" w:author="Christi Hildebrandt" w:date="2018-09-27T18:19:00Z">
        <w:r w:rsidDel="00AF7CD3">
          <w:delText xml:space="preserve">represents </w:delText>
        </w:r>
      </w:del>
      <w:ins w:id="710" w:author="Christi Hildebrandt" w:date="2018-09-27T18:19:00Z">
        <w:r w:rsidR="00AF7CD3">
          <w:t xml:space="preserve">Contains </w:t>
        </w:r>
      </w:ins>
      <w:r w:rsidRPr="00EC1F9A">
        <w:t>Patient Revision</w:t>
      </w:r>
      <w:ins w:id="711" w:author="Christi Hildebrandt" w:date="2018-09-27T18:19:00Z">
        <w:r w:rsidR="00AF7CD3">
          <w:t>s,</w:t>
        </w:r>
      </w:ins>
      <w:r w:rsidRPr="00EC1F9A">
        <w:t xml:space="preserve"> either attached to an investigation or a contact record.</w:t>
      </w:r>
      <w:r>
        <w:t xml:space="preserve"> </w:t>
      </w:r>
    </w:p>
    <w:p w:rsidR="00996884" w:rsidRDefault="00AF7CD3">
      <w:pPr>
        <w:pStyle w:val="ListParagraph"/>
        <w:numPr>
          <w:ilvl w:val="1"/>
          <w:numId w:val="21"/>
        </w:numPr>
        <w:pPrChange w:id="712" w:author="Christi Hildebrandt" w:date="2018-09-27T18:22:00Z">
          <w:pPr>
            <w:pStyle w:val="ListParagraph"/>
            <w:numPr>
              <w:numId w:val="13"/>
            </w:numPr>
            <w:ind w:left="360" w:hanging="360"/>
          </w:pPr>
        </w:pPrChange>
      </w:pPr>
      <w:ins w:id="713" w:author="Christi Hildebrandt" w:date="2018-09-27T18:22:00Z">
        <w:r>
          <w:t xml:space="preserve">It is important to note that </w:t>
        </w:r>
      </w:ins>
      <w:del w:id="714" w:author="Christi Hildebrandt" w:date="2018-09-27T18:22:00Z">
        <w:r w:rsidR="00996884" w:rsidDel="00AF7CD3">
          <w:delText>T</w:delText>
        </w:r>
      </w:del>
      <w:ins w:id="715" w:author="Christi Hildebrandt" w:date="2018-09-27T18:22:00Z">
        <w:r>
          <w:t>t</w:t>
        </w:r>
      </w:ins>
      <w:r w:rsidR="00996884">
        <w:t>he information comes from the most updated record in the person table for that person</w:t>
      </w:r>
      <w:ins w:id="716" w:author="Christi Hildebrandt" w:date="2018-09-27T18:19:00Z">
        <w:r>
          <w:t>,</w:t>
        </w:r>
      </w:ins>
      <w:ins w:id="717" w:author="Christi Hildebrandt" w:date="2018-09-27T18:20:00Z">
        <w:r>
          <w:t xml:space="preserve"> </w:t>
        </w:r>
      </w:ins>
      <w:ins w:id="718" w:author="Christi Hildebrandt" w:date="2018-09-27T18:19:00Z">
        <w:r>
          <w:t>(</w:t>
        </w:r>
      </w:ins>
      <w:del w:id="719" w:author="Christi Hildebrandt" w:date="2018-09-27T18:20:00Z">
        <w:r w:rsidR="00996884" w:rsidDel="00AF7CD3">
          <w:delText xml:space="preserve"> </w:delText>
        </w:r>
      </w:del>
      <w:r w:rsidR="00996884">
        <w:t xml:space="preserve">regardless </w:t>
      </w:r>
      <w:ins w:id="720" w:author="Christi Hildebrandt" w:date="2018-09-27T18:19:00Z">
        <w:r>
          <w:t xml:space="preserve">of </w:t>
        </w:r>
      </w:ins>
      <w:r w:rsidR="00996884">
        <w:t>where the information is coming from</w:t>
      </w:r>
      <w:commentRangeStart w:id="721"/>
      <w:ins w:id="722" w:author="Christi Hildebrandt" w:date="2018-09-27T18:20:00Z">
        <w:r>
          <w:t xml:space="preserve">). </w:t>
        </w:r>
        <w:commentRangeStart w:id="723"/>
        <w:r>
          <w:t xml:space="preserve">For example, if a Hepatitis case is entered for a patient, and it is the most patient revision that exists for a patient, </w:t>
        </w:r>
        <w:r>
          <w:lastRenderedPageBreak/>
          <w:t xml:space="preserve">then that patient revision data is what is pulled from the ODSE person table(s) and written </w:t>
        </w:r>
      </w:ins>
      <w:ins w:id="724" w:author="Christi Hildebrandt" w:date="2018-09-27T18:21:00Z">
        <w:r>
          <w:t>to the</w:t>
        </w:r>
      </w:ins>
      <w:ins w:id="725" w:author="Christi Hildebrandt" w:date="2018-09-27T18:20:00Z">
        <w:r>
          <w:t xml:space="preserve"> </w:t>
        </w:r>
      </w:ins>
      <w:ins w:id="726" w:author="Christi Hildebrandt" w:date="2018-09-27T18:21:00Z">
        <w:r>
          <w:t xml:space="preserve">PSF_CLIENT table for that patient (even though this data was entered/collected outside of the context of an HIV investigation – it reflects the most recently known patient demographics). </w:t>
        </w:r>
      </w:ins>
      <w:commentRangeEnd w:id="723"/>
      <w:ins w:id="727" w:author="Christi Hildebrandt" w:date="2018-09-27T18:40:00Z">
        <w:r w:rsidR="002D2E3E">
          <w:rPr>
            <w:rStyle w:val="CommentReference"/>
          </w:rPr>
          <w:commentReference w:id="723"/>
        </w:r>
      </w:ins>
      <w:del w:id="728" w:author="Christi Hildebrandt" w:date="2018-09-27T18:21:00Z">
        <w:r w:rsidR="00996884" w:rsidDel="00AF7CD3">
          <w:delText xml:space="preserve"> </w:delText>
        </w:r>
      </w:del>
      <w:commentRangeEnd w:id="721"/>
      <w:r w:rsidR="00C92E91">
        <w:rPr>
          <w:rStyle w:val="CommentReference"/>
        </w:rPr>
        <w:commentReference w:id="721"/>
      </w:r>
      <w:del w:id="729" w:author="Christi Hildebrandt" w:date="2018-09-27T18:21:00Z">
        <w:r w:rsidR="00996884" w:rsidDel="00AF7CD3">
          <w:delText>(</w:delText>
        </w:r>
      </w:del>
      <w:ins w:id="730" w:author="Christi Hildebrandt" w:date="2018-09-27T18:21:00Z">
        <w:r>
          <w:t xml:space="preserve">Note that all </w:t>
        </w:r>
      </w:ins>
      <w:ins w:id="731" w:author="Christi Hildebrandt" w:date="2018-09-27T18:22:00Z">
        <w:r w:rsidR="0057290A">
          <w:t xml:space="preserve">revisions for a patient are considered, but the master patient record (MPR) </w:t>
        </w:r>
      </w:ins>
      <w:del w:id="732" w:author="Christi Hildebrandt" w:date="2018-09-27T18:22:00Z">
        <w:r w:rsidR="00996884" w:rsidDel="0057290A">
          <w:delText>except the MPR).</w:delText>
        </w:r>
      </w:del>
      <w:ins w:id="733" w:author="Christi Hildebrandt" w:date="2018-09-27T18:22:00Z">
        <w:r w:rsidR="0057290A">
          <w:t>IS NOT.</w:t>
        </w:r>
      </w:ins>
    </w:p>
    <w:p w:rsidR="00996884" w:rsidRDefault="00996884">
      <w:pPr>
        <w:pStyle w:val="ListParagraph"/>
        <w:numPr>
          <w:ilvl w:val="0"/>
          <w:numId w:val="21"/>
        </w:numPr>
        <w:pPrChange w:id="734" w:author="Christi Hildebrandt" w:date="2018-09-27T18:22:00Z">
          <w:pPr>
            <w:pStyle w:val="ListParagraph"/>
            <w:numPr>
              <w:numId w:val="13"/>
            </w:numPr>
            <w:ind w:left="360" w:hanging="360"/>
          </w:pPr>
        </w:pPrChange>
      </w:pPr>
      <w:r w:rsidRPr="007F4B9D">
        <w:rPr>
          <w:b/>
        </w:rPr>
        <w:t>PSF_RISK</w:t>
      </w:r>
      <w:r>
        <w:t xml:space="preserve">: </w:t>
      </w:r>
      <w:ins w:id="735" w:author="Christi Hildebrandt" w:date="2018-09-27T18:23:00Z">
        <w:r w:rsidR="0057290A">
          <w:t>R</w:t>
        </w:r>
      </w:ins>
      <w:del w:id="736" w:author="Christi Hildebrandt" w:date="2018-09-27T18:23:00Z">
        <w:r w:rsidDel="0057290A">
          <w:delText>r</w:delText>
        </w:r>
      </w:del>
      <w:r>
        <w:t>epresents risk profile</w:t>
      </w:r>
      <w:ins w:id="737" w:author="Christi Hildebrandt" w:date="2018-09-27T18:23:00Z">
        <w:r w:rsidR="0057290A">
          <w:t>(s)</w:t>
        </w:r>
      </w:ins>
      <w:r>
        <w:t xml:space="preserve"> on a</w:t>
      </w:r>
      <w:r w:rsidR="000F53B6">
        <w:t>n</w:t>
      </w:r>
      <w:r>
        <w:t xml:space="preserve"> investigation</w:t>
      </w:r>
      <w:ins w:id="738" w:author="Christi Hildebrandt" w:date="2018-09-27T18:23:00Z">
        <w:r w:rsidR="0057290A">
          <w:t>.</w:t>
        </w:r>
      </w:ins>
    </w:p>
    <w:p w:rsidR="00996884" w:rsidRDefault="00996884">
      <w:pPr>
        <w:pStyle w:val="ListParagraph"/>
        <w:numPr>
          <w:ilvl w:val="0"/>
          <w:numId w:val="21"/>
        </w:numPr>
        <w:pPrChange w:id="739" w:author="Christi Hildebrandt" w:date="2018-09-27T18:22:00Z">
          <w:pPr>
            <w:pStyle w:val="ListParagraph"/>
            <w:numPr>
              <w:numId w:val="13"/>
            </w:numPr>
            <w:ind w:left="360" w:hanging="360"/>
          </w:pPr>
        </w:pPrChange>
      </w:pPr>
      <w:r w:rsidRPr="007F4B9D">
        <w:rPr>
          <w:b/>
        </w:rPr>
        <w:t>PSF_PARTNER</w:t>
      </w:r>
      <w:r>
        <w:t xml:space="preserve">: </w:t>
      </w:r>
      <w:ins w:id="740" w:author="Christi Hildebrandt" w:date="2018-09-27T18:23:00Z">
        <w:r w:rsidR="0057290A">
          <w:t>R</w:t>
        </w:r>
      </w:ins>
      <w:del w:id="741" w:author="Christi Hildebrandt" w:date="2018-09-27T18:23:00Z">
        <w:r w:rsidDel="0057290A">
          <w:delText>r</w:delText>
        </w:r>
      </w:del>
      <w:r>
        <w:t xml:space="preserve">epresents </w:t>
      </w:r>
      <w:r w:rsidRPr="00EC1F9A">
        <w:t>Contact</w:t>
      </w:r>
      <w:ins w:id="742" w:author="Christi Hildebrandt" w:date="2018-09-27T18:23:00Z">
        <w:r w:rsidR="0057290A">
          <w:t>s</w:t>
        </w:r>
      </w:ins>
      <w:r w:rsidRPr="00EC1F9A">
        <w:t xml:space="preserve"> to a case where referral basis is P1, P2, or P3</w:t>
      </w:r>
      <w:ins w:id="743" w:author="Christi Hildebrandt" w:date="2018-09-27T18:23:00Z">
        <w:r w:rsidR="0057290A">
          <w:t>.</w:t>
        </w:r>
      </w:ins>
    </w:p>
    <w:p w:rsidR="007F4B9D" w:rsidRDefault="007F4B9D" w:rsidP="007F4B9D">
      <w:pPr>
        <w:rPr>
          <w:b/>
        </w:rPr>
      </w:pPr>
    </w:p>
    <w:p w:rsidR="00841521" w:rsidRDefault="00841521" w:rsidP="007F4B9D">
      <w:pPr>
        <w:rPr>
          <w:b/>
        </w:rPr>
      </w:pPr>
    </w:p>
    <w:p w:rsidR="0057290A" w:rsidRDefault="0057290A">
      <w:pPr>
        <w:rPr>
          <w:ins w:id="744" w:author="Christi Hildebrandt" w:date="2018-09-27T18:22:00Z"/>
          <w:rFonts w:asciiTheme="majorHAnsi" w:eastAsiaTheme="majorEastAsia" w:hAnsiTheme="majorHAnsi" w:cstheme="majorBidi"/>
          <w:b/>
          <w:bCs/>
          <w:color w:val="4F81BD" w:themeColor="accent1"/>
        </w:rPr>
      </w:pPr>
      <w:ins w:id="745" w:author="Christi Hildebrandt" w:date="2018-09-27T18:22:00Z">
        <w:r>
          <w:br w:type="page"/>
        </w:r>
      </w:ins>
    </w:p>
    <w:p w:rsidR="007F4B9D" w:rsidRDefault="007F4B9D" w:rsidP="007F4B9D">
      <w:pPr>
        <w:pStyle w:val="Heading3"/>
      </w:pPr>
      <w:bookmarkStart w:id="746" w:name="_Toc526253775"/>
      <w:r>
        <w:lastRenderedPageBreak/>
        <w:t>Lookups</w:t>
      </w:r>
      <w:bookmarkEnd w:id="746"/>
    </w:p>
    <w:p w:rsidR="00841521" w:rsidRPr="00841521" w:rsidDel="0057290A" w:rsidRDefault="00841521" w:rsidP="00841521">
      <w:pPr>
        <w:rPr>
          <w:del w:id="747" w:author="Christi Hildebrandt" w:date="2018-09-27T18:23:00Z"/>
        </w:rPr>
      </w:pPr>
    </w:p>
    <w:p w:rsidR="0020427E" w:rsidRDefault="005A5B40" w:rsidP="0020427E">
      <w:pPr>
        <w:rPr>
          <w:color w:val="000000" w:themeColor="text1"/>
        </w:rPr>
      </w:pPr>
      <w:r>
        <w:rPr>
          <w:color w:val="000000" w:themeColor="text1"/>
        </w:rPr>
        <w:t xml:space="preserve">Many </w:t>
      </w:r>
      <w:r w:rsidR="007F4B9D" w:rsidRPr="007F4B9D">
        <w:rPr>
          <w:color w:val="000000" w:themeColor="text1"/>
        </w:rPr>
        <w:t>of</w:t>
      </w:r>
      <w:r>
        <w:rPr>
          <w:color w:val="000000" w:themeColor="text1"/>
        </w:rPr>
        <w:t xml:space="preserve"> the</w:t>
      </w:r>
      <w:r w:rsidR="007F4B9D" w:rsidRPr="007F4B9D">
        <w:rPr>
          <w:color w:val="000000" w:themeColor="text1"/>
        </w:rPr>
        <w:t xml:space="preserve"> </w:t>
      </w:r>
      <w:del w:id="748" w:author="Christi Hildebrandt" w:date="2018-09-27T18:23:00Z">
        <w:r w:rsidR="007F4B9D" w:rsidDel="0057290A">
          <w:rPr>
            <w:color w:val="000000" w:themeColor="text1"/>
          </w:rPr>
          <w:delText xml:space="preserve">columns </w:delText>
        </w:r>
      </w:del>
      <w:ins w:id="749" w:author="Christi Hildebrandt" w:date="2018-09-27T18:23:00Z">
        <w:r w:rsidR="0057290A">
          <w:rPr>
            <w:color w:val="000000" w:themeColor="text1"/>
          </w:rPr>
          <w:t xml:space="preserve">data included in the </w:t>
        </w:r>
      </w:ins>
      <w:del w:id="750" w:author="Christi Hildebrandt" w:date="2018-09-27T18:23:00Z">
        <w:r w:rsidR="007F4B9D" w:rsidDel="0057290A">
          <w:rPr>
            <w:color w:val="000000" w:themeColor="text1"/>
          </w:rPr>
          <w:delText xml:space="preserve">of those </w:delText>
        </w:r>
      </w:del>
      <w:ins w:id="751" w:author="Christi Hildebrandt" w:date="2018-09-27T18:23:00Z">
        <w:r w:rsidR="0057290A">
          <w:rPr>
            <w:color w:val="000000" w:themeColor="text1"/>
          </w:rPr>
          <w:t xml:space="preserve">flat file PSF </w:t>
        </w:r>
      </w:ins>
      <w:r w:rsidR="007F4B9D">
        <w:rPr>
          <w:color w:val="000000" w:themeColor="text1"/>
        </w:rPr>
        <w:t xml:space="preserve">tables </w:t>
      </w:r>
      <w:del w:id="752" w:author="Christi Hildebrandt" w:date="2018-09-27T18:23:00Z">
        <w:r w:rsidR="007F4B9D" w:rsidDel="0057290A">
          <w:rPr>
            <w:color w:val="000000" w:themeColor="text1"/>
          </w:rPr>
          <w:delText xml:space="preserve">need </w:delText>
        </w:r>
      </w:del>
      <w:ins w:id="753" w:author="Christi Hildebrandt" w:date="2018-09-27T18:23:00Z">
        <w:r w:rsidR="0057290A">
          <w:rPr>
            <w:color w:val="000000" w:themeColor="text1"/>
          </w:rPr>
          <w:t xml:space="preserve">has </w:t>
        </w:r>
      </w:ins>
      <w:r w:rsidR="007F4B9D">
        <w:rPr>
          <w:color w:val="000000" w:themeColor="text1"/>
        </w:rPr>
        <w:t>to be translated</w:t>
      </w:r>
      <w:ins w:id="754" w:author="Christi Hildebrandt" w:date="2018-09-27T18:24:00Z">
        <w:r w:rsidR="0057290A">
          <w:rPr>
            <w:color w:val="000000" w:themeColor="text1"/>
          </w:rPr>
          <w:t xml:space="preserve"> before writing this data to the tables</w:t>
        </w:r>
      </w:ins>
      <w:del w:id="755" w:author="Christi Hildebrandt" w:date="2018-09-27T18:24:00Z">
        <w:r w:rsidR="007F4B9D" w:rsidDel="0057290A">
          <w:rPr>
            <w:color w:val="000000" w:themeColor="text1"/>
          </w:rPr>
          <w:delText>,</w:delText>
        </w:r>
      </w:del>
      <w:ins w:id="756" w:author="Christi Hildebrandt" w:date="2018-09-27T18:24:00Z">
        <w:r w:rsidR="0057290A">
          <w:rPr>
            <w:color w:val="000000" w:themeColor="text1"/>
          </w:rPr>
          <w:t>. This translation is accomplished</w:t>
        </w:r>
      </w:ins>
      <w:r w:rsidR="007F4B9D">
        <w:rPr>
          <w:color w:val="000000" w:themeColor="text1"/>
        </w:rPr>
        <w:t xml:space="preserve"> using a</w:t>
      </w:r>
      <w:ins w:id="757" w:author="Christi Hildebrandt" w:date="2018-09-27T18:25:00Z">
        <w:r w:rsidR="0057290A">
          <w:rPr>
            <w:color w:val="000000" w:themeColor="text1"/>
          </w:rPr>
          <w:t>n existing</w:t>
        </w:r>
      </w:ins>
      <w:r w:rsidR="007F4B9D">
        <w:rPr>
          <w:color w:val="000000" w:themeColor="text1"/>
        </w:rPr>
        <w:t xml:space="preserve"> lookup table</w:t>
      </w:r>
      <w:del w:id="758" w:author="Christi Hildebrandt" w:date="2018-09-27T18:25:00Z">
        <w:r w:rsidR="007F4B9D" w:rsidDel="0057290A">
          <w:rPr>
            <w:color w:val="000000" w:themeColor="text1"/>
          </w:rPr>
          <w:delText xml:space="preserve">. </w:delText>
        </w:r>
      </w:del>
      <w:del w:id="759" w:author="Christi Hildebrandt" w:date="2018-09-27T18:24:00Z">
        <w:r w:rsidR="007F4B9D" w:rsidDel="0057290A">
          <w:rPr>
            <w:color w:val="000000" w:themeColor="text1"/>
          </w:rPr>
          <w:delText>For doing that, the table</w:delText>
        </w:r>
      </w:del>
      <w:ins w:id="760" w:author="Christi Hildebrandt" w:date="2018-09-27T18:24:00Z">
        <w:r w:rsidR="0057290A">
          <w:rPr>
            <w:color w:val="000000" w:themeColor="text1"/>
          </w:rPr>
          <w:t xml:space="preserve">, </w:t>
        </w:r>
      </w:ins>
      <w:del w:id="761" w:author="Christi Hildebrandt" w:date="2018-09-27T18:24:00Z">
        <w:r w:rsidR="007F4B9D" w:rsidDel="0057290A">
          <w:rPr>
            <w:color w:val="000000" w:themeColor="text1"/>
          </w:rPr>
          <w:delText xml:space="preserve"> </w:delText>
        </w:r>
      </w:del>
      <w:r w:rsidR="007F4B9D">
        <w:rPr>
          <w:color w:val="000000" w:themeColor="text1"/>
        </w:rPr>
        <w:t>NBS_MSGOUTE</w:t>
      </w:r>
      <w:proofErr w:type="gramStart"/>
      <w:r w:rsidR="007F4B9D">
        <w:rPr>
          <w:color w:val="000000" w:themeColor="text1"/>
        </w:rPr>
        <w:t>..</w:t>
      </w:r>
      <w:proofErr w:type="gramEnd"/>
      <w:r w:rsidR="007F4B9D" w:rsidRPr="007F4B9D">
        <w:t xml:space="preserve"> </w:t>
      </w:r>
      <w:r w:rsidR="007F4B9D" w:rsidRPr="007F4B9D">
        <w:rPr>
          <w:color w:val="000000" w:themeColor="text1"/>
        </w:rPr>
        <w:t>MSG_ANSWER_LOOKUP</w:t>
      </w:r>
      <w:ins w:id="762" w:author="Christi Hildebrandt" w:date="2018-09-27T18:25:00Z">
        <w:r w:rsidR="0057290A">
          <w:rPr>
            <w:color w:val="000000" w:themeColor="text1"/>
          </w:rPr>
          <w:t>;</w:t>
        </w:r>
      </w:ins>
      <w:ins w:id="763" w:author="Christi Hildebrandt" w:date="2018-09-27T18:24:00Z">
        <w:r w:rsidR="0057290A">
          <w:rPr>
            <w:color w:val="000000" w:themeColor="text1"/>
          </w:rPr>
          <w:t xml:space="preserve"> </w:t>
        </w:r>
      </w:ins>
      <w:del w:id="764" w:author="Christi Hildebrandt" w:date="2018-09-27T18:24:00Z">
        <w:r w:rsidR="007F4B9D" w:rsidDel="0057290A">
          <w:rPr>
            <w:color w:val="000000" w:themeColor="text1"/>
          </w:rPr>
          <w:delText xml:space="preserve"> is used</w:delText>
        </w:r>
      </w:del>
      <w:del w:id="765" w:author="Christi Hildebrandt" w:date="2018-09-27T18:25:00Z">
        <w:r w:rsidR="007F4B9D" w:rsidDel="0057290A">
          <w:rPr>
            <w:color w:val="000000" w:themeColor="text1"/>
          </w:rPr>
          <w:delText>. This is an existing table,</w:delText>
        </w:r>
      </w:del>
      <w:r w:rsidR="007F4B9D">
        <w:rPr>
          <w:color w:val="000000" w:themeColor="text1"/>
        </w:rPr>
        <w:t xml:space="preserve"> </w:t>
      </w:r>
      <w:del w:id="766" w:author="Christi Hildebrandt" w:date="2018-09-27T18:25:00Z">
        <w:r w:rsidR="007F4B9D" w:rsidDel="0057290A">
          <w:rPr>
            <w:color w:val="000000" w:themeColor="text1"/>
          </w:rPr>
          <w:delText xml:space="preserve">where </w:delText>
        </w:r>
      </w:del>
      <w:ins w:id="767" w:author="Christi Hildebrandt" w:date="2018-09-27T18:25:00Z">
        <w:r w:rsidR="0057290A">
          <w:rPr>
            <w:color w:val="000000" w:themeColor="text1"/>
          </w:rPr>
          <w:t xml:space="preserve">in NBS 6.0, </w:t>
        </w:r>
      </w:ins>
      <w:r w:rsidR="007F4B9D">
        <w:rPr>
          <w:color w:val="000000" w:themeColor="text1"/>
        </w:rPr>
        <w:t>new records</w:t>
      </w:r>
      <w:ins w:id="768" w:author="Christi Hildebrandt" w:date="2018-09-27T18:25:00Z">
        <w:r w:rsidR="0057290A">
          <w:rPr>
            <w:color w:val="000000" w:themeColor="text1"/>
          </w:rPr>
          <w:t xml:space="preserve"> (lookups)</w:t>
        </w:r>
      </w:ins>
      <w:r w:rsidR="007F4B9D">
        <w:rPr>
          <w:color w:val="000000" w:themeColor="text1"/>
        </w:rPr>
        <w:t xml:space="preserve"> </w:t>
      </w:r>
      <w:r w:rsidR="00FB19DA">
        <w:rPr>
          <w:color w:val="000000" w:themeColor="text1"/>
        </w:rPr>
        <w:t xml:space="preserve">with </w:t>
      </w:r>
      <w:proofErr w:type="spellStart"/>
      <w:r w:rsidR="007F4B9D" w:rsidRPr="007F4B9D">
        <w:rPr>
          <w:color w:val="000000" w:themeColor="text1"/>
        </w:rPr>
        <w:t>investigation_form_cd</w:t>
      </w:r>
      <w:proofErr w:type="spellEnd"/>
      <w:r w:rsidR="007F4B9D" w:rsidRPr="007F4B9D">
        <w:rPr>
          <w:color w:val="000000" w:themeColor="text1"/>
        </w:rPr>
        <w:t xml:space="preserve"> = 'GENERIC_</w:t>
      </w:r>
      <w:r w:rsidRPr="007F4B9D">
        <w:rPr>
          <w:color w:val="000000" w:themeColor="text1"/>
        </w:rPr>
        <w:t>PSF’ have</w:t>
      </w:r>
      <w:r w:rsidR="007F4B9D">
        <w:rPr>
          <w:color w:val="000000" w:themeColor="text1"/>
        </w:rPr>
        <w:t xml:space="preserve"> been inserted as part of a </w:t>
      </w:r>
      <w:del w:id="769" w:author="Christi Hildebrandt" w:date="2018-09-27T18:26:00Z">
        <w:r w:rsidR="007F4B9D" w:rsidDel="0057290A">
          <w:rPr>
            <w:color w:val="000000" w:themeColor="text1"/>
          </w:rPr>
          <w:delText xml:space="preserve">different </w:delText>
        </w:r>
      </w:del>
      <w:r w:rsidR="007F4B9D">
        <w:rPr>
          <w:color w:val="000000" w:themeColor="text1"/>
        </w:rPr>
        <w:t xml:space="preserve">script </w:t>
      </w:r>
      <w:ins w:id="770" w:author="Christi Hildebrandt" w:date="2018-09-27T18:26:00Z">
        <w:r w:rsidR="0057290A">
          <w:rPr>
            <w:color w:val="000000" w:themeColor="text1"/>
          </w:rPr>
          <w:t>included in</w:t>
        </w:r>
      </w:ins>
      <w:del w:id="771" w:author="Christi Hildebrandt" w:date="2018-09-27T18:26:00Z">
        <w:r w:rsidR="007F4B9D" w:rsidDel="0057290A">
          <w:rPr>
            <w:color w:val="000000" w:themeColor="text1"/>
          </w:rPr>
          <w:delText>in</w:delText>
        </w:r>
      </w:del>
      <w:ins w:id="772" w:author="Christi Hildebrandt" w:date="2018-09-27T18:26:00Z">
        <w:r w:rsidR="0057290A">
          <w:rPr>
            <w:color w:val="000000" w:themeColor="text1"/>
          </w:rPr>
          <w:t xml:space="preserve"> the NBS</w:t>
        </w:r>
      </w:ins>
      <w:r w:rsidR="007F4B9D">
        <w:rPr>
          <w:color w:val="000000" w:themeColor="text1"/>
        </w:rPr>
        <w:t xml:space="preserve"> 6.0 release</w:t>
      </w:r>
      <w:ins w:id="773" w:author="Christi Hildebrandt" w:date="2018-09-27T18:26:00Z">
        <w:r w:rsidR="0057290A">
          <w:rPr>
            <w:color w:val="000000" w:themeColor="text1"/>
          </w:rPr>
          <w:t xml:space="preserve"> package</w:t>
        </w:r>
      </w:ins>
      <w:r w:rsidR="007F4B9D">
        <w:rPr>
          <w:color w:val="000000" w:themeColor="text1"/>
        </w:rPr>
        <w:t xml:space="preserve">. </w:t>
      </w:r>
      <w:r w:rsidR="00841521">
        <w:rPr>
          <w:color w:val="000000" w:themeColor="text1"/>
        </w:rPr>
        <w:t xml:space="preserve">The procedure that translates the code relies on a new method </w:t>
      </w:r>
      <w:r w:rsidR="007F4B9D">
        <w:rPr>
          <w:color w:val="000000" w:themeColor="text1"/>
        </w:rPr>
        <w:t xml:space="preserve">called </w:t>
      </w:r>
      <w:proofErr w:type="spellStart"/>
      <w:r w:rsidR="007F4B9D" w:rsidRPr="007F4B9D">
        <w:rPr>
          <w:color w:val="000000" w:themeColor="text1"/>
        </w:rPr>
        <w:t>AnswerFromToCode</w:t>
      </w:r>
      <w:proofErr w:type="spellEnd"/>
      <w:r w:rsidR="007F4B9D">
        <w:rPr>
          <w:color w:val="000000" w:themeColor="text1"/>
        </w:rPr>
        <w:t xml:space="preserve">. This method </w:t>
      </w:r>
      <w:del w:id="774" w:author="Christi Hildebrandt" w:date="2018-09-27T18:26:00Z">
        <w:r w:rsidR="007F4B9D" w:rsidDel="0057290A">
          <w:rPr>
            <w:color w:val="000000" w:themeColor="text1"/>
          </w:rPr>
          <w:delText xml:space="preserve">will </w:delText>
        </w:r>
      </w:del>
      <w:r w:rsidR="007F4B9D">
        <w:rPr>
          <w:color w:val="000000" w:themeColor="text1"/>
        </w:rPr>
        <w:t>execute</w:t>
      </w:r>
      <w:ins w:id="775" w:author="Christi Hildebrandt" w:date="2018-09-27T18:26:00Z">
        <w:r w:rsidR="0057290A">
          <w:rPr>
            <w:color w:val="000000" w:themeColor="text1"/>
          </w:rPr>
          <w:t>s</w:t>
        </w:r>
      </w:ins>
      <w:r w:rsidR="007F4B9D">
        <w:rPr>
          <w:color w:val="000000" w:themeColor="text1"/>
        </w:rPr>
        <w:t xml:space="preserve"> a query </w:t>
      </w:r>
      <w:del w:id="776" w:author="Christi Hildebrandt" w:date="2018-09-27T18:26:00Z">
        <w:r w:rsidR="007F4B9D" w:rsidDel="0057290A">
          <w:rPr>
            <w:color w:val="000000" w:themeColor="text1"/>
          </w:rPr>
          <w:delText xml:space="preserve">which </w:delText>
        </w:r>
      </w:del>
      <w:ins w:id="777" w:author="Christi Hildebrandt" w:date="2018-09-27T18:26:00Z">
        <w:r w:rsidR="0057290A">
          <w:rPr>
            <w:color w:val="000000" w:themeColor="text1"/>
          </w:rPr>
          <w:t xml:space="preserve">that </w:t>
        </w:r>
      </w:ins>
      <w:del w:id="778" w:author="Christi Hildebrandt" w:date="2018-09-27T18:26:00Z">
        <w:r w:rsidR="007F4B9D" w:rsidDel="0057290A">
          <w:rPr>
            <w:color w:val="000000" w:themeColor="text1"/>
          </w:rPr>
          <w:delText xml:space="preserve">will </w:delText>
        </w:r>
      </w:del>
      <w:r w:rsidR="007F4B9D">
        <w:rPr>
          <w:color w:val="000000" w:themeColor="text1"/>
        </w:rPr>
        <w:t>select</w:t>
      </w:r>
      <w:ins w:id="779" w:author="Christi Hildebrandt" w:date="2018-09-27T18:26:00Z">
        <w:r w:rsidR="0057290A">
          <w:rPr>
            <w:color w:val="000000" w:themeColor="text1"/>
          </w:rPr>
          <w:t>s</w:t>
        </w:r>
      </w:ins>
      <w:r w:rsidR="007F4B9D">
        <w:rPr>
          <w:color w:val="000000" w:themeColor="text1"/>
        </w:rPr>
        <w:t xml:space="preserve"> from</w:t>
      </w:r>
      <w:r w:rsidR="007F4B9D" w:rsidRPr="007F4B9D">
        <w:rPr>
          <w:color w:val="000000" w:themeColor="text1"/>
        </w:rPr>
        <w:t xml:space="preserve"> </w:t>
      </w:r>
      <w:r w:rsidR="007F4B9D">
        <w:rPr>
          <w:color w:val="000000" w:themeColor="text1"/>
        </w:rPr>
        <w:t>NBS_MSGOUTE</w:t>
      </w:r>
      <w:proofErr w:type="gramStart"/>
      <w:r w:rsidR="007F4B9D">
        <w:rPr>
          <w:color w:val="000000" w:themeColor="text1"/>
        </w:rPr>
        <w:t>..</w:t>
      </w:r>
      <w:proofErr w:type="gramEnd"/>
      <w:r w:rsidR="007F4B9D" w:rsidRPr="007F4B9D">
        <w:t xml:space="preserve"> </w:t>
      </w:r>
      <w:r w:rsidR="007F4B9D" w:rsidRPr="007F4B9D">
        <w:rPr>
          <w:color w:val="000000" w:themeColor="text1"/>
        </w:rPr>
        <w:t>MSG_ANSWER_LOOKUP</w:t>
      </w:r>
      <w:del w:id="780" w:author="Christi Hildebrandt" w:date="2018-09-27T18:26:00Z">
        <w:r w:rsidR="007F4B9D" w:rsidDel="0057290A">
          <w:rPr>
            <w:color w:val="000000" w:themeColor="text1"/>
          </w:rPr>
          <w:delText>,</w:delText>
        </w:r>
      </w:del>
      <w:r w:rsidR="007F4B9D">
        <w:rPr>
          <w:color w:val="000000" w:themeColor="text1"/>
        </w:rPr>
        <w:t xml:space="preserve"> using </w:t>
      </w:r>
      <w:del w:id="781" w:author="Christi Hildebrandt" w:date="2018-09-27T18:26:00Z">
        <w:r w:rsidR="007F4B9D" w:rsidDel="0057290A">
          <w:rPr>
            <w:color w:val="000000" w:themeColor="text1"/>
          </w:rPr>
          <w:delText xml:space="preserve">the </w:delText>
        </w:r>
      </w:del>
      <w:ins w:id="782" w:author="Christi Hildebrandt" w:date="2018-09-27T18:26:00Z">
        <w:r w:rsidR="0057290A">
          <w:rPr>
            <w:color w:val="000000" w:themeColor="text1"/>
          </w:rPr>
          <w:t xml:space="preserve">a </w:t>
        </w:r>
      </w:ins>
      <w:proofErr w:type="spellStart"/>
      <w:r w:rsidR="007F4B9D">
        <w:rPr>
          <w:color w:val="000000" w:themeColor="text1"/>
        </w:rPr>
        <w:t>from_code</w:t>
      </w:r>
      <w:proofErr w:type="spellEnd"/>
      <w:r w:rsidR="007F4B9D">
        <w:rPr>
          <w:color w:val="000000" w:themeColor="text1"/>
        </w:rPr>
        <w:t xml:space="preserve"> and </w:t>
      </w:r>
      <w:del w:id="783" w:author="Christi Hildebrandt" w:date="2018-09-27T18:26:00Z">
        <w:r w:rsidR="007F4B9D" w:rsidDel="0057290A">
          <w:rPr>
            <w:color w:val="000000" w:themeColor="text1"/>
          </w:rPr>
          <w:delText xml:space="preserve">the </w:delText>
        </w:r>
      </w:del>
      <w:ins w:id="784" w:author="Christi Hildebrandt" w:date="2018-09-27T18:26:00Z">
        <w:r w:rsidR="0057290A">
          <w:rPr>
            <w:color w:val="000000" w:themeColor="text1"/>
          </w:rPr>
          <w:t xml:space="preserve">a </w:t>
        </w:r>
      </w:ins>
      <w:proofErr w:type="spellStart"/>
      <w:r w:rsidR="007F4B9D">
        <w:rPr>
          <w:color w:val="000000" w:themeColor="text1"/>
        </w:rPr>
        <w:t>question_identifier</w:t>
      </w:r>
      <w:proofErr w:type="spellEnd"/>
      <w:r w:rsidR="007F4B9D">
        <w:rPr>
          <w:color w:val="000000" w:themeColor="text1"/>
        </w:rPr>
        <w:t xml:space="preserve">, and </w:t>
      </w:r>
      <w:ins w:id="785" w:author="Christi Hildebrandt" w:date="2018-09-27T18:27:00Z">
        <w:r w:rsidR="0057290A">
          <w:rPr>
            <w:color w:val="000000" w:themeColor="text1"/>
          </w:rPr>
          <w:t xml:space="preserve">it returns the </w:t>
        </w:r>
      </w:ins>
      <w:del w:id="786" w:author="Christi Hildebrandt" w:date="2018-09-27T18:27:00Z">
        <w:r w:rsidR="007F4B9D" w:rsidDel="0057290A">
          <w:rPr>
            <w:color w:val="000000" w:themeColor="text1"/>
          </w:rPr>
          <w:delText xml:space="preserve">the </w:delText>
        </w:r>
      </w:del>
      <w:r w:rsidR="007F4B9D">
        <w:rPr>
          <w:color w:val="000000" w:themeColor="text1"/>
        </w:rPr>
        <w:t>corresponding translation</w:t>
      </w:r>
      <w:del w:id="787" w:author="Christi Hildebrandt" w:date="2018-09-27T18:27:00Z">
        <w:r w:rsidR="007F4B9D" w:rsidDel="0057290A">
          <w:rPr>
            <w:color w:val="000000" w:themeColor="text1"/>
          </w:rPr>
          <w:delText xml:space="preserve"> will be returned</w:delText>
        </w:r>
      </w:del>
      <w:r w:rsidR="007F4B9D">
        <w:rPr>
          <w:color w:val="000000" w:themeColor="text1"/>
        </w:rPr>
        <w:t xml:space="preserve">. This </w:t>
      </w:r>
      <w:del w:id="788" w:author="Christi Hildebrandt" w:date="2018-09-27T18:27:00Z">
        <w:r w:rsidR="007F4B9D" w:rsidDel="0057290A">
          <w:rPr>
            <w:color w:val="000000" w:themeColor="text1"/>
          </w:rPr>
          <w:delText xml:space="preserve">is </w:delText>
        </w:r>
      </w:del>
      <w:ins w:id="789" w:author="Christi Hildebrandt" w:date="2018-09-27T18:27:00Z">
        <w:r w:rsidR="0057290A">
          <w:rPr>
            <w:color w:val="000000" w:themeColor="text1"/>
          </w:rPr>
          <w:t xml:space="preserve">provides </w:t>
        </w:r>
      </w:ins>
      <w:r w:rsidR="007F4B9D">
        <w:rPr>
          <w:color w:val="000000" w:themeColor="text1"/>
        </w:rPr>
        <w:t>an easy</w:t>
      </w:r>
      <w:ins w:id="790" w:author="Christi Hildebrandt" w:date="2018-09-27T18:27:00Z">
        <w:r w:rsidR="0057290A">
          <w:rPr>
            <w:color w:val="000000" w:themeColor="text1"/>
          </w:rPr>
          <w:t xml:space="preserve"> </w:t>
        </w:r>
      </w:ins>
      <w:del w:id="791" w:author="Christi Hildebrandt" w:date="2018-09-27T18:27:00Z">
        <w:r w:rsidR="007F4B9D" w:rsidDel="0057290A">
          <w:rPr>
            <w:color w:val="000000" w:themeColor="text1"/>
          </w:rPr>
          <w:delText xml:space="preserve"> </w:delText>
        </w:r>
      </w:del>
      <w:r w:rsidR="007F4B9D">
        <w:rPr>
          <w:color w:val="000000" w:themeColor="text1"/>
        </w:rPr>
        <w:t xml:space="preserve">way to get the </w:t>
      </w:r>
      <w:proofErr w:type="spellStart"/>
      <w:r w:rsidR="007F4B9D">
        <w:rPr>
          <w:color w:val="000000" w:themeColor="text1"/>
        </w:rPr>
        <w:t>to_code</w:t>
      </w:r>
      <w:proofErr w:type="spellEnd"/>
      <w:r w:rsidR="007F4B9D">
        <w:rPr>
          <w:color w:val="000000" w:themeColor="text1"/>
        </w:rPr>
        <w:t xml:space="preserve"> for each of the </w:t>
      </w:r>
      <w:del w:id="792" w:author="Christi Hildebrandt" w:date="2018-09-27T18:28:00Z">
        <w:r w:rsidR="007F4B9D" w:rsidDel="0057290A">
          <w:rPr>
            <w:color w:val="000000" w:themeColor="text1"/>
          </w:rPr>
          <w:delText xml:space="preserve">columns </w:delText>
        </w:r>
      </w:del>
      <w:ins w:id="793" w:author="Christi Hildebrandt" w:date="2018-09-27T18:28:00Z">
        <w:r w:rsidR="0057290A">
          <w:rPr>
            <w:color w:val="000000" w:themeColor="text1"/>
          </w:rPr>
          <w:t xml:space="preserve">data elements </w:t>
        </w:r>
      </w:ins>
      <w:r w:rsidR="007F4B9D">
        <w:rPr>
          <w:color w:val="000000" w:themeColor="text1"/>
        </w:rPr>
        <w:t xml:space="preserve">that requires </w:t>
      </w:r>
      <w:del w:id="794" w:author="Christi Hildebrandt" w:date="2018-09-27T18:28:00Z">
        <w:r w:rsidR="007F4B9D" w:rsidDel="0057290A">
          <w:rPr>
            <w:color w:val="000000" w:themeColor="text1"/>
          </w:rPr>
          <w:delText xml:space="preserve">a </w:delText>
        </w:r>
      </w:del>
      <w:r w:rsidR="007F4B9D">
        <w:rPr>
          <w:color w:val="000000" w:themeColor="text1"/>
        </w:rPr>
        <w:t>translation</w:t>
      </w:r>
      <w:r w:rsidR="00FB19DA">
        <w:rPr>
          <w:color w:val="000000" w:themeColor="text1"/>
        </w:rPr>
        <w:t xml:space="preserve"> before inserting</w:t>
      </w:r>
      <w:r>
        <w:rPr>
          <w:color w:val="000000" w:themeColor="text1"/>
        </w:rPr>
        <w:t xml:space="preserve"> </w:t>
      </w:r>
      <w:del w:id="795" w:author="Christi Hildebrandt" w:date="2018-09-27T18:27:00Z">
        <w:r w:rsidDel="0057290A">
          <w:rPr>
            <w:color w:val="000000" w:themeColor="text1"/>
          </w:rPr>
          <w:delText>them</w:delText>
        </w:r>
        <w:r w:rsidR="00FB19DA" w:rsidDel="0057290A">
          <w:rPr>
            <w:color w:val="000000" w:themeColor="text1"/>
          </w:rPr>
          <w:delText xml:space="preserve"> </w:delText>
        </w:r>
      </w:del>
      <w:ins w:id="796" w:author="Christi Hildebrandt" w:date="2018-09-27T18:27:00Z">
        <w:r w:rsidR="0057290A">
          <w:rPr>
            <w:color w:val="000000" w:themeColor="text1"/>
          </w:rPr>
          <w:t xml:space="preserve">the data </w:t>
        </w:r>
      </w:ins>
      <w:r w:rsidR="00FB19DA">
        <w:rPr>
          <w:color w:val="000000" w:themeColor="text1"/>
        </w:rPr>
        <w:t>in the corresponding PSF table</w:t>
      </w:r>
      <w:r w:rsidR="007F4B9D">
        <w:rPr>
          <w:color w:val="000000" w:themeColor="text1"/>
        </w:rPr>
        <w:t>.</w:t>
      </w:r>
    </w:p>
    <w:p w:rsidR="00841521" w:rsidDel="0057290A" w:rsidRDefault="00841521" w:rsidP="0020427E">
      <w:pPr>
        <w:rPr>
          <w:del w:id="797" w:author="Christi Hildebrandt" w:date="2018-09-27T18:28:00Z"/>
          <w:color w:val="000000" w:themeColor="text1"/>
        </w:rPr>
      </w:pPr>
    </w:p>
    <w:p w:rsidR="00841521" w:rsidRDefault="00841521" w:rsidP="0020427E">
      <w:pPr>
        <w:rPr>
          <w:color w:val="000000" w:themeColor="text1"/>
        </w:rPr>
      </w:pPr>
      <w:r>
        <w:rPr>
          <w:color w:val="000000" w:themeColor="text1"/>
        </w:rPr>
        <w:t xml:space="preserve">This is an example of how to use the method </w:t>
      </w:r>
      <w:r w:rsidR="00FB19DA">
        <w:rPr>
          <w:color w:val="000000" w:themeColor="text1"/>
        </w:rPr>
        <w:t>in any select statement in SQL:</w:t>
      </w:r>
    </w:p>
    <w:p w:rsidR="00841521" w:rsidRDefault="00841521" w:rsidP="0020427E">
      <w:pPr>
        <w:rPr>
          <w:color w:val="000000" w:themeColor="text1"/>
        </w:rPr>
      </w:pPr>
      <w:r>
        <w:rPr>
          <w:color w:val="000000" w:themeColor="text1"/>
        </w:rPr>
        <w:t xml:space="preserve">SELECT </w:t>
      </w:r>
      <w:proofErr w:type="spellStart"/>
      <w:proofErr w:type="gramStart"/>
      <w:r w:rsidRPr="00B70CC4">
        <w:rPr>
          <w:b/>
          <w:color w:val="000000" w:themeColor="text1"/>
        </w:rPr>
        <w:t>dbo.AnswerFromToCode</w:t>
      </w:r>
      <w:proofErr w:type="spellEnd"/>
      <w:r w:rsidRPr="00B70CC4">
        <w:rPr>
          <w:b/>
          <w:color w:val="000000" w:themeColor="text1"/>
        </w:rPr>
        <w:t>(</w:t>
      </w:r>
      <w:proofErr w:type="gramEnd"/>
      <w:r w:rsidRPr="00B70CC4">
        <w:rPr>
          <w:b/>
          <w:color w:val="000000" w:themeColor="text1"/>
        </w:rPr>
        <w:t>caseAnswer.answer_txt,'NBS445')</w:t>
      </w:r>
      <w:r w:rsidRPr="00841521">
        <w:rPr>
          <w:color w:val="000000" w:themeColor="text1"/>
        </w:rPr>
        <w:t xml:space="preserve"> AS </w:t>
      </w:r>
      <w:proofErr w:type="spellStart"/>
      <w:r w:rsidRPr="00841521">
        <w:rPr>
          <w:color w:val="000000" w:themeColor="text1"/>
        </w:rPr>
        <w:t>careStatusAtInter</w:t>
      </w:r>
      <w:r>
        <w:rPr>
          <w:color w:val="000000" w:themeColor="text1"/>
        </w:rPr>
        <w:t>view</w:t>
      </w:r>
      <w:proofErr w:type="spellEnd"/>
      <w:r>
        <w:rPr>
          <w:color w:val="000000" w:themeColor="text1"/>
        </w:rPr>
        <w:t xml:space="preserve"> from …</w:t>
      </w:r>
    </w:p>
    <w:p w:rsidR="00841521" w:rsidRPr="007F4B9D" w:rsidDel="0057290A" w:rsidRDefault="00841521" w:rsidP="0020427E">
      <w:pPr>
        <w:rPr>
          <w:del w:id="798" w:author="Christi Hildebrandt" w:date="2018-09-27T18:28:00Z"/>
          <w:color w:val="000000" w:themeColor="text1"/>
        </w:rPr>
      </w:pPr>
      <w:bookmarkStart w:id="799" w:name="_Toc525836896"/>
      <w:bookmarkEnd w:id="799"/>
    </w:p>
    <w:p w:rsidR="00996884" w:rsidRDefault="0071790C" w:rsidP="00996884">
      <w:pPr>
        <w:pStyle w:val="Heading1"/>
      </w:pPr>
      <w:bookmarkStart w:id="800" w:name="_Toc526253776"/>
      <w:r>
        <w:t>Generating</w:t>
      </w:r>
      <w:r w:rsidR="00996884">
        <w:t xml:space="preserve"> the </w:t>
      </w:r>
      <w:ins w:id="801" w:author="Christi Hildebrandt" w:date="2018-09-27T18:28:00Z">
        <w:r w:rsidR="0057290A">
          <w:t xml:space="preserve">PSF </w:t>
        </w:r>
      </w:ins>
      <w:r w:rsidR="00996884">
        <w:t>XM</w:t>
      </w:r>
      <w:r w:rsidR="00963F44">
        <w:t>L</w:t>
      </w:r>
      <w:bookmarkEnd w:id="800"/>
    </w:p>
    <w:p w:rsidR="00996884" w:rsidDel="0057290A" w:rsidRDefault="00996884" w:rsidP="00996884">
      <w:pPr>
        <w:rPr>
          <w:del w:id="802" w:author="Christi Hildebrandt" w:date="2018-09-27T18:28:00Z"/>
        </w:rPr>
      </w:pPr>
    </w:p>
    <w:p w:rsidR="00996884" w:rsidRDefault="00996884" w:rsidP="00996884">
      <w:r>
        <w:t xml:space="preserve">The </w:t>
      </w:r>
      <w:del w:id="803" w:author="Christi Hildebrandt" w:date="2018-09-27T18:28:00Z">
        <w:r w:rsidDel="0057290A">
          <w:delText xml:space="preserve">UI </w:delText>
        </w:r>
      </w:del>
      <w:ins w:id="804" w:author="Christi Hildebrandt" w:date="2018-09-27T18:28:00Z">
        <w:r w:rsidR="0057290A">
          <w:t xml:space="preserve">NBS user interface for generating the PSF XML </w:t>
        </w:r>
      </w:ins>
      <w:r>
        <w:t>has not been modified</w:t>
      </w:r>
      <w:ins w:id="805" w:author="Christi Hildebrandt" w:date="2018-09-27T18:28:00Z">
        <w:r w:rsidR="0057290A">
          <w:t xml:space="preserve">; </w:t>
        </w:r>
      </w:ins>
      <w:del w:id="806" w:author="Christi Hildebrandt" w:date="2018-09-27T18:28:00Z">
        <w:r w:rsidDel="0057290A">
          <w:delText xml:space="preserve">, so </w:delText>
        </w:r>
      </w:del>
      <w:r>
        <w:t>it</w:t>
      </w:r>
      <w:r w:rsidR="00B70CC4">
        <w:t xml:space="preserve"> </w:t>
      </w:r>
      <w:del w:id="807" w:author="Christi Hildebrandt" w:date="2018-09-27T18:29:00Z">
        <w:r w:rsidR="00B70CC4" w:rsidDel="0057290A">
          <w:delText>still</w:delText>
        </w:r>
        <w:r w:rsidDel="0057290A">
          <w:delText xml:space="preserve"> </w:delText>
        </w:r>
      </w:del>
      <w:r>
        <w:t xml:space="preserve">looks </w:t>
      </w:r>
      <w:del w:id="808" w:author="Christi Hildebrandt" w:date="2018-09-27T18:28:00Z">
        <w:r w:rsidDel="0057290A">
          <w:delText>like</w:delText>
        </w:r>
      </w:del>
      <w:ins w:id="809" w:author="Christi Hildebrandt" w:date="2018-09-27T18:28:00Z">
        <w:r w:rsidR="0057290A">
          <w:t>the same as</w:t>
        </w:r>
      </w:ins>
      <w:ins w:id="810" w:author="Christi Hildebrandt" w:date="2018-09-27T18:29:00Z">
        <w:r w:rsidR="0057290A">
          <w:t xml:space="preserve"> it did</w:t>
        </w:r>
      </w:ins>
      <w:ins w:id="811" w:author="Christi Hildebrandt" w:date="2018-09-27T18:28:00Z">
        <w:r w:rsidR="0057290A">
          <w:t xml:space="preserve"> in prior releases of the NBS</w:t>
        </w:r>
      </w:ins>
      <w:r>
        <w:t>:</w:t>
      </w:r>
    </w:p>
    <w:p w:rsidR="00996884" w:rsidRDefault="00996884" w:rsidP="00996884">
      <w:r>
        <w:rPr>
          <w:noProof/>
          <w:lang w:val="es-ES_tradnl" w:eastAsia="es-ES_tradnl"/>
        </w:rPr>
        <w:drawing>
          <wp:inline distT="0" distB="0" distL="0" distR="0" wp14:anchorId="6AB018A6" wp14:editId="00AE967D">
            <wp:extent cx="6383726" cy="1083733"/>
            <wp:effectExtent l="19050" t="19050" r="17145" b="215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393116" cy="1085327"/>
                    </a:xfrm>
                    <a:prstGeom prst="rect">
                      <a:avLst/>
                    </a:prstGeom>
                    <a:ln>
                      <a:solidFill>
                        <a:schemeClr val="bg1">
                          <a:lumMod val="50000"/>
                        </a:schemeClr>
                      </a:solidFill>
                    </a:ln>
                  </pic:spPr>
                </pic:pic>
              </a:graphicData>
            </a:graphic>
          </wp:inline>
        </w:drawing>
      </w:r>
    </w:p>
    <w:p w:rsidR="00996884" w:rsidRPr="00D22B36" w:rsidRDefault="000F53B6" w:rsidP="00996884">
      <w:r>
        <w:t>T</w:t>
      </w:r>
      <w:r w:rsidR="00996884">
        <w:t xml:space="preserve">he user can select the reporting month, </w:t>
      </w:r>
      <w:r w:rsidR="00B70CC4">
        <w:t xml:space="preserve">the reporting </w:t>
      </w:r>
      <w:r w:rsidR="00996884">
        <w:t>year</w:t>
      </w:r>
      <w:ins w:id="812" w:author="Christi Hildebrandt" w:date="2018-09-27T18:29:00Z">
        <w:r w:rsidR="0057290A">
          <w:t>, and</w:t>
        </w:r>
      </w:ins>
      <w:r w:rsidR="00996884">
        <w:t xml:space="preserve"> a contact person.</w:t>
      </w:r>
      <w:r>
        <w:t xml:space="preserve"> Once the submit button is pressed, if none </w:t>
      </w:r>
      <w:r w:rsidR="0071790C">
        <w:t xml:space="preserve">of the </w:t>
      </w:r>
      <w:r>
        <w:t>required field</w:t>
      </w:r>
      <w:r w:rsidR="0071790C">
        <w:t>s</w:t>
      </w:r>
      <w:r>
        <w:t xml:space="preserve"> </w:t>
      </w:r>
      <w:del w:id="813" w:author="Christi Hildebrandt" w:date="2018-09-27T18:29:00Z">
        <w:r w:rsidDel="0057290A">
          <w:delText xml:space="preserve">is </w:delText>
        </w:r>
      </w:del>
      <w:ins w:id="814" w:author="Christi Hildebrandt" w:date="2018-09-27T18:29:00Z">
        <w:r w:rsidR="0057290A">
          <w:t xml:space="preserve">are </w:t>
        </w:r>
      </w:ins>
      <w:r>
        <w:t xml:space="preserve">missing, the Java classes </w:t>
      </w:r>
      <w:del w:id="815" w:author="Christi Hildebrandt" w:date="2018-09-27T18:29:00Z">
        <w:r w:rsidDel="0057290A">
          <w:delText xml:space="preserve">will </w:delText>
        </w:r>
      </w:del>
      <w:r>
        <w:t>take care of the rest of the process.</w:t>
      </w:r>
      <w:r w:rsidR="0081011C">
        <w:t xml:space="preserve"> If there are records for the reporting month/year, then a file will be downloaded. Otherwise an error message will </w:t>
      </w:r>
      <w:del w:id="816" w:author="Christi Hildebrandt" w:date="2018-09-27T18:29:00Z">
        <w:r w:rsidR="0081011C" w:rsidDel="0057290A">
          <w:delText xml:space="preserve">show </w:delText>
        </w:r>
      </w:del>
      <w:ins w:id="817" w:author="Christi Hildebrandt" w:date="2018-09-27T18:29:00Z">
        <w:r w:rsidR="0057290A">
          <w:t xml:space="preserve">be displayed letting the user know that </w:t>
        </w:r>
      </w:ins>
      <w:r w:rsidR="00B70CC4">
        <w:t>there are no cases</w:t>
      </w:r>
      <w:r w:rsidR="0081011C">
        <w:t xml:space="preserve"> for that date range.</w:t>
      </w:r>
    </w:p>
    <w:p w:rsidR="00996884" w:rsidRDefault="00AF3967" w:rsidP="00996884">
      <w:pPr>
        <w:pStyle w:val="Heading2"/>
      </w:pPr>
      <w:bookmarkStart w:id="818" w:name="_Toc526253777"/>
      <w:r>
        <w:t xml:space="preserve">DT, </w:t>
      </w:r>
      <w:r w:rsidR="00996884">
        <w:t>DAO</w:t>
      </w:r>
      <w:r>
        <w:t xml:space="preserve"> and </w:t>
      </w:r>
      <w:del w:id="819" w:author="Christi Hildebrandt" w:date="2018-09-27T18:30:00Z">
        <w:r w:rsidDel="0057290A">
          <w:delText>rest of</w:delText>
        </w:r>
      </w:del>
      <w:ins w:id="820" w:author="Christi Hildebrandt" w:date="2018-09-27T18:30:00Z">
        <w:r w:rsidR="0057290A">
          <w:t>Other</w:t>
        </w:r>
      </w:ins>
      <w:r>
        <w:t xml:space="preserve"> </w:t>
      </w:r>
      <w:ins w:id="821" w:author="Christi Hildebrandt" w:date="2018-09-27T18:32:00Z">
        <w:r w:rsidR="002D2E3E">
          <w:t xml:space="preserve">Updated </w:t>
        </w:r>
      </w:ins>
      <w:r>
        <w:t xml:space="preserve">Java </w:t>
      </w:r>
      <w:del w:id="822" w:author="Christi Hildebrandt" w:date="2018-09-27T18:30:00Z">
        <w:r w:rsidDel="0057290A">
          <w:delText>f</w:delText>
        </w:r>
      </w:del>
      <w:ins w:id="823" w:author="Christi Hildebrandt" w:date="2018-09-27T18:30:00Z">
        <w:r w:rsidR="0057290A">
          <w:t>F</w:t>
        </w:r>
      </w:ins>
      <w:r>
        <w:t>iles</w:t>
      </w:r>
      <w:bookmarkEnd w:id="818"/>
    </w:p>
    <w:p w:rsidR="00996884" w:rsidDel="0057290A" w:rsidRDefault="00996884" w:rsidP="00996884">
      <w:pPr>
        <w:rPr>
          <w:del w:id="824" w:author="Christi Hildebrandt" w:date="2018-09-27T18:30:00Z"/>
        </w:rPr>
      </w:pPr>
    </w:p>
    <w:p w:rsidR="0071790C" w:rsidDel="0057290A" w:rsidRDefault="0071790C" w:rsidP="00996884">
      <w:pPr>
        <w:rPr>
          <w:del w:id="825" w:author="Christi Hildebrandt" w:date="2018-09-27T18:30:00Z"/>
        </w:rPr>
      </w:pPr>
      <w:del w:id="826" w:author="Christi Hildebrandt" w:date="2018-09-27T18:30:00Z">
        <w:r w:rsidDel="0057290A">
          <w:lastRenderedPageBreak/>
          <w:delText>Once</w:delText>
        </w:r>
      </w:del>
      <w:ins w:id="827" w:author="Christi Hildebrandt" w:date="2018-09-27T18:30:00Z">
        <w:r w:rsidR="0057290A">
          <w:t>When</w:t>
        </w:r>
      </w:ins>
      <w:r>
        <w:t xml:space="preserve"> the Submit button is clicked the Java code </w:t>
      </w:r>
      <w:del w:id="828" w:author="Christi Hildebrandt" w:date="2018-09-27T18:30:00Z">
        <w:r w:rsidDel="0057290A">
          <w:delText>takes place</w:delText>
        </w:r>
      </w:del>
      <w:ins w:id="829" w:author="Christi Hildebrandt" w:date="2018-09-27T18:30:00Z">
        <w:r w:rsidR="0057290A">
          <w:t>is triggered</w:t>
        </w:r>
      </w:ins>
      <w:r>
        <w:t>.</w:t>
      </w:r>
      <w:ins w:id="830" w:author="Christi Hildebrandt" w:date="2018-09-27T18:30:00Z">
        <w:r w:rsidR="0057290A">
          <w:t xml:space="preserve"> </w:t>
        </w:r>
      </w:ins>
    </w:p>
    <w:p w:rsidR="0071790C" w:rsidRDefault="0071790C" w:rsidP="00996884">
      <w:r>
        <w:t>The sequence of Java files (and methods) is:</w:t>
      </w:r>
    </w:p>
    <w:p w:rsidR="00AF3967" w:rsidRDefault="0071790C">
      <w:pPr>
        <w:pStyle w:val="ListParagraph"/>
        <w:numPr>
          <w:ilvl w:val="0"/>
          <w:numId w:val="22"/>
        </w:numPr>
        <w:pPrChange w:id="831" w:author="Christi Hildebrandt" w:date="2018-09-27T18:30:00Z">
          <w:pPr>
            <w:pStyle w:val="ListParagraph"/>
            <w:numPr>
              <w:numId w:val="13"/>
            </w:numPr>
            <w:ind w:left="360" w:hanging="360"/>
          </w:pPr>
        </w:pPrChange>
      </w:pPr>
      <w:r>
        <w:t xml:space="preserve">NNDMessageProcessorEJB.java: </w:t>
      </w:r>
      <w:proofErr w:type="spellStart"/>
      <w:r w:rsidRPr="0071790C">
        <w:t>createHivPartnerServicesFile</w:t>
      </w:r>
      <w:proofErr w:type="spellEnd"/>
      <w:r w:rsidR="00AF3967">
        <w:t xml:space="preserve"> method</w:t>
      </w:r>
    </w:p>
    <w:p w:rsidR="0071790C" w:rsidRDefault="0071790C">
      <w:pPr>
        <w:pStyle w:val="ListParagraph"/>
        <w:numPr>
          <w:ilvl w:val="0"/>
          <w:numId w:val="22"/>
        </w:numPr>
        <w:pPrChange w:id="832" w:author="Christi Hildebrandt" w:date="2018-09-27T18:30:00Z">
          <w:pPr>
            <w:pStyle w:val="ListParagraph"/>
            <w:numPr>
              <w:numId w:val="13"/>
            </w:numPr>
            <w:ind w:left="360" w:hanging="360"/>
          </w:pPr>
        </w:pPrChange>
      </w:pPr>
      <w:r>
        <w:t xml:space="preserve">PartnerServicesUtil.java: </w:t>
      </w:r>
      <w:proofErr w:type="spellStart"/>
      <w:r w:rsidRPr="0071790C">
        <w:t>processPartnerServicesFileRequest</w:t>
      </w:r>
      <w:proofErr w:type="spellEnd"/>
      <w:r w:rsidR="00AF3967">
        <w:t xml:space="preserve"> method</w:t>
      </w:r>
    </w:p>
    <w:p w:rsidR="0071790C" w:rsidRDefault="0071790C">
      <w:pPr>
        <w:pStyle w:val="ListParagraph"/>
        <w:numPr>
          <w:ilvl w:val="1"/>
          <w:numId w:val="22"/>
        </w:numPr>
        <w:pPrChange w:id="833" w:author="Christi Hildebrandt" w:date="2018-09-27T18:30:00Z">
          <w:pPr>
            <w:pStyle w:val="ListParagraph"/>
            <w:numPr>
              <w:ilvl w:val="1"/>
              <w:numId w:val="13"/>
            </w:numPr>
            <w:ind w:left="1080" w:hanging="360"/>
          </w:pPr>
        </w:pPrChange>
      </w:pPr>
      <w:r>
        <w:t>PartnerServices</w:t>
      </w:r>
      <w:r w:rsidR="00AF3967">
        <w:t>DAOV3.java:DAO methods for retrieving the data from the database</w:t>
      </w:r>
    </w:p>
    <w:p w:rsidR="00AF3967" w:rsidRDefault="00AF3967">
      <w:pPr>
        <w:pStyle w:val="ListParagraph"/>
        <w:numPr>
          <w:ilvl w:val="1"/>
          <w:numId w:val="22"/>
        </w:numPr>
        <w:pPrChange w:id="834" w:author="Christi Hildebrandt" w:date="2018-09-27T18:30:00Z">
          <w:pPr>
            <w:pStyle w:val="ListParagraph"/>
            <w:numPr>
              <w:ilvl w:val="1"/>
              <w:numId w:val="13"/>
            </w:numPr>
            <w:ind w:left="1080" w:hanging="360"/>
          </w:pPr>
        </w:pPrChange>
      </w:pPr>
      <w:r>
        <w:t xml:space="preserve">PartnerServicesHelper.java: </w:t>
      </w:r>
      <w:proofErr w:type="spellStart"/>
      <w:r w:rsidRPr="00AF3967">
        <w:t>buildPartnerServicesDocument</w:t>
      </w:r>
      <w:proofErr w:type="spellEnd"/>
      <w:r>
        <w:t xml:space="preserve"> method</w:t>
      </w:r>
    </w:p>
    <w:p w:rsidR="0057290A" w:rsidRDefault="0057290A">
      <w:pPr>
        <w:rPr>
          <w:ins w:id="835" w:author="Christi Hildebrandt" w:date="2018-09-27T18:30:00Z"/>
          <w:rFonts w:asciiTheme="majorHAnsi" w:eastAsiaTheme="majorEastAsia" w:hAnsiTheme="majorHAnsi" w:cstheme="majorBidi"/>
          <w:b/>
          <w:bCs/>
          <w:color w:val="4F81BD" w:themeColor="accent1"/>
        </w:rPr>
      </w:pPr>
      <w:ins w:id="836" w:author="Christi Hildebrandt" w:date="2018-09-27T18:30:00Z">
        <w:r>
          <w:br w:type="page"/>
        </w:r>
      </w:ins>
    </w:p>
    <w:p w:rsidR="00996884" w:rsidRDefault="00996884" w:rsidP="00996884">
      <w:pPr>
        <w:pStyle w:val="Heading3"/>
      </w:pPr>
      <w:bookmarkStart w:id="837" w:name="_Toc526253778"/>
      <w:r>
        <w:lastRenderedPageBreak/>
        <w:t>DT</w:t>
      </w:r>
      <w:bookmarkEnd w:id="837"/>
    </w:p>
    <w:p w:rsidR="00996884" w:rsidDel="0057290A" w:rsidRDefault="00996884" w:rsidP="00996884">
      <w:pPr>
        <w:rPr>
          <w:del w:id="838" w:author="Christi Hildebrandt" w:date="2018-09-27T18:31:00Z"/>
        </w:rPr>
      </w:pPr>
    </w:p>
    <w:p w:rsidR="00996884" w:rsidRDefault="00996884" w:rsidP="00996884">
      <w:r>
        <w:t>A DT class has been created for each of the</w:t>
      </w:r>
      <w:r w:rsidR="00B70CC4">
        <w:t xml:space="preserve"> flat</w:t>
      </w:r>
      <w:r>
        <w:t xml:space="preserve"> tables under</w:t>
      </w:r>
      <w:r w:rsidR="00B93D62">
        <w:t xml:space="preserve"> the folder</w:t>
      </w:r>
      <w:r>
        <w:t xml:space="preserve"> NBS/source/</w:t>
      </w:r>
      <w:proofErr w:type="spellStart"/>
      <w:r>
        <w:t>gov</w:t>
      </w:r>
      <w:proofErr w:type="spellEnd"/>
      <w:r>
        <w:t>/</w:t>
      </w:r>
      <w:proofErr w:type="spellStart"/>
      <w:r>
        <w:t>cdc</w:t>
      </w:r>
      <w:proofErr w:type="spellEnd"/>
      <w:r>
        <w:t>/</w:t>
      </w:r>
      <w:proofErr w:type="spellStart"/>
      <w:r>
        <w:t>nedss</w:t>
      </w:r>
      <w:proofErr w:type="spellEnd"/>
      <w:r>
        <w:t>/</w:t>
      </w:r>
      <w:proofErr w:type="spellStart"/>
      <w:r>
        <w:t>nnd</w:t>
      </w:r>
      <w:proofErr w:type="spellEnd"/>
      <w:r>
        <w:t>/helper:</w:t>
      </w:r>
    </w:p>
    <w:p w:rsidR="00996884" w:rsidRDefault="00996884">
      <w:pPr>
        <w:pStyle w:val="ListParagraph"/>
        <w:numPr>
          <w:ilvl w:val="0"/>
          <w:numId w:val="24"/>
        </w:numPr>
        <w:pPrChange w:id="839" w:author="Christi Hildebrandt" w:date="2018-09-27T18:32:00Z">
          <w:pPr>
            <w:pStyle w:val="ListParagraph"/>
            <w:numPr>
              <w:numId w:val="13"/>
            </w:numPr>
            <w:ind w:left="360" w:hanging="360"/>
          </w:pPr>
        </w:pPrChange>
      </w:pPr>
      <w:r w:rsidRPr="005F00F5">
        <w:t>PSFSessionDT.java</w:t>
      </w:r>
    </w:p>
    <w:p w:rsidR="00996884" w:rsidRDefault="00996884">
      <w:pPr>
        <w:pStyle w:val="ListParagraph"/>
        <w:numPr>
          <w:ilvl w:val="0"/>
          <w:numId w:val="24"/>
        </w:numPr>
        <w:pPrChange w:id="840" w:author="Christi Hildebrandt" w:date="2018-09-27T18:32:00Z">
          <w:pPr>
            <w:pStyle w:val="ListParagraph"/>
            <w:numPr>
              <w:numId w:val="13"/>
            </w:numPr>
            <w:ind w:left="360" w:hanging="360"/>
          </w:pPr>
        </w:pPrChange>
      </w:pPr>
      <w:r>
        <w:t>PSFIndex</w:t>
      </w:r>
      <w:r w:rsidRPr="005F00F5">
        <w:t>DT.java</w:t>
      </w:r>
    </w:p>
    <w:p w:rsidR="00996884" w:rsidRDefault="00996884">
      <w:pPr>
        <w:pStyle w:val="ListParagraph"/>
        <w:numPr>
          <w:ilvl w:val="0"/>
          <w:numId w:val="24"/>
        </w:numPr>
        <w:pPrChange w:id="841" w:author="Christi Hildebrandt" w:date="2018-09-27T18:32:00Z">
          <w:pPr>
            <w:pStyle w:val="ListParagraph"/>
            <w:numPr>
              <w:numId w:val="13"/>
            </w:numPr>
            <w:ind w:left="360" w:hanging="360"/>
          </w:pPr>
        </w:pPrChange>
      </w:pPr>
      <w:r>
        <w:t>PSFClient</w:t>
      </w:r>
      <w:r w:rsidRPr="005F00F5">
        <w:t>DT.java</w:t>
      </w:r>
    </w:p>
    <w:p w:rsidR="00996884" w:rsidRDefault="00996884">
      <w:pPr>
        <w:pStyle w:val="ListParagraph"/>
        <w:numPr>
          <w:ilvl w:val="0"/>
          <w:numId w:val="24"/>
        </w:numPr>
        <w:pPrChange w:id="842" w:author="Christi Hildebrandt" w:date="2018-09-27T18:32:00Z">
          <w:pPr>
            <w:pStyle w:val="ListParagraph"/>
            <w:numPr>
              <w:numId w:val="13"/>
            </w:numPr>
            <w:ind w:left="360" w:hanging="360"/>
          </w:pPr>
        </w:pPrChange>
      </w:pPr>
      <w:r>
        <w:t>PSFRisk</w:t>
      </w:r>
      <w:r w:rsidRPr="005F00F5">
        <w:t>DT.java</w:t>
      </w:r>
    </w:p>
    <w:p w:rsidR="00996884" w:rsidRDefault="00996884">
      <w:pPr>
        <w:pStyle w:val="ListParagraph"/>
        <w:numPr>
          <w:ilvl w:val="0"/>
          <w:numId w:val="24"/>
        </w:numPr>
        <w:pPrChange w:id="843" w:author="Christi Hildebrandt" w:date="2018-09-27T18:32:00Z">
          <w:pPr>
            <w:pStyle w:val="ListParagraph"/>
            <w:numPr>
              <w:numId w:val="13"/>
            </w:numPr>
            <w:ind w:left="360" w:hanging="360"/>
          </w:pPr>
        </w:pPrChange>
      </w:pPr>
      <w:r>
        <w:t>PSFPartner</w:t>
      </w:r>
      <w:r w:rsidRPr="005F00F5">
        <w:t>DT.java</w:t>
      </w:r>
    </w:p>
    <w:p w:rsidR="00996884" w:rsidRDefault="000F53B6">
      <w:pPr>
        <w:pPrChange w:id="844" w:author="Christi Hildebrandt" w:date="2018-09-27T18:31:00Z">
          <w:pPr>
            <w:ind w:left="360"/>
          </w:pPr>
        </w:pPrChange>
      </w:pPr>
      <w:r>
        <w:t>Each D</w:t>
      </w:r>
      <w:r w:rsidR="00B93D62">
        <w:t xml:space="preserve">T is an object representing a record from the corresponding </w:t>
      </w:r>
      <w:r>
        <w:t xml:space="preserve">PSF flat table </w:t>
      </w:r>
      <w:r w:rsidR="0071790C">
        <w:t>where each attribute represents a column of the table. The DT also contains</w:t>
      </w:r>
      <w:r>
        <w:t xml:space="preserve"> </w:t>
      </w:r>
      <w:ins w:id="845" w:author="Christi Hildebrandt" w:date="2018-09-27T18:31:00Z">
        <w:r w:rsidR="0057290A">
          <w:t>‘</w:t>
        </w:r>
      </w:ins>
      <w:r>
        <w:t>getter</w:t>
      </w:r>
      <w:ins w:id="846" w:author="Christi Hildebrandt" w:date="2018-09-27T18:31:00Z">
        <w:r w:rsidR="0057290A">
          <w:t>’</w:t>
        </w:r>
      </w:ins>
      <w:r>
        <w:t xml:space="preserve"> and </w:t>
      </w:r>
      <w:ins w:id="847" w:author="Christi Hildebrandt" w:date="2018-09-27T18:31:00Z">
        <w:r w:rsidR="0057290A">
          <w:t>‘</w:t>
        </w:r>
      </w:ins>
      <w:r>
        <w:t>setter</w:t>
      </w:r>
      <w:ins w:id="848" w:author="Christi Hildebrandt" w:date="2018-09-27T18:31:00Z">
        <w:r w:rsidR="0057290A">
          <w:t>’</w:t>
        </w:r>
      </w:ins>
      <w:r>
        <w:t xml:space="preserve"> methods for </w:t>
      </w:r>
      <w:r w:rsidR="0071790C">
        <w:t>retrieving and storing the data in the object</w:t>
      </w:r>
      <w:r>
        <w:t>.</w:t>
      </w:r>
      <w:r w:rsidR="00B93D62">
        <w:t xml:space="preserve"> In order to represent the all the records, a collection of DT objects is created for each table.</w:t>
      </w:r>
    </w:p>
    <w:p w:rsidR="00996884" w:rsidRDefault="00996884" w:rsidP="00996884">
      <w:pPr>
        <w:pStyle w:val="Heading3"/>
      </w:pPr>
      <w:bookmarkStart w:id="849" w:name="_Toc526253779"/>
      <w:r>
        <w:t>DAO</w:t>
      </w:r>
      <w:bookmarkEnd w:id="849"/>
    </w:p>
    <w:p w:rsidR="00996884" w:rsidDel="0057290A" w:rsidRDefault="00996884" w:rsidP="00996884">
      <w:pPr>
        <w:rPr>
          <w:del w:id="850" w:author="Christi Hildebrandt" w:date="2018-09-27T18:31:00Z"/>
        </w:rPr>
      </w:pPr>
    </w:p>
    <w:p w:rsidR="00996884" w:rsidRDefault="00996884" w:rsidP="00996884">
      <w:r>
        <w:t>The DAO</w:t>
      </w:r>
      <w:r w:rsidR="0071790C">
        <w:t xml:space="preserve"> file</w:t>
      </w:r>
      <w:r>
        <w:t xml:space="preserve"> is located under</w:t>
      </w:r>
      <w:r w:rsidR="00AC47F0">
        <w:t xml:space="preserve"> the folder</w:t>
      </w:r>
      <w:r>
        <w:t>: NBS/source/</w:t>
      </w:r>
      <w:proofErr w:type="spellStart"/>
      <w:r>
        <w:t>gov</w:t>
      </w:r>
      <w:proofErr w:type="spellEnd"/>
      <w:r>
        <w:t>/</w:t>
      </w:r>
      <w:proofErr w:type="spellStart"/>
      <w:r>
        <w:t>cdc</w:t>
      </w:r>
      <w:proofErr w:type="spellEnd"/>
      <w:r>
        <w:t>/</w:t>
      </w:r>
      <w:proofErr w:type="spellStart"/>
      <w:r>
        <w:t>ndss</w:t>
      </w:r>
      <w:proofErr w:type="spellEnd"/>
      <w:r>
        <w:t>/</w:t>
      </w:r>
      <w:proofErr w:type="spellStart"/>
      <w:r>
        <w:t>nnd</w:t>
      </w:r>
      <w:proofErr w:type="spellEnd"/>
      <w:r>
        <w:t>/</w:t>
      </w:r>
      <w:proofErr w:type="spellStart"/>
      <w:r>
        <w:t>ejb</w:t>
      </w:r>
      <w:proofErr w:type="spellEnd"/>
      <w:r>
        <w:t>/</w:t>
      </w:r>
      <w:proofErr w:type="spellStart"/>
      <w:r>
        <w:t>nndmessageprocessorejb</w:t>
      </w:r>
      <w:proofErr w:type="spellEnd"/>
      <w:r>
        <w:t>/</w:t>
      </w:r>
      <w:proofErr w:type="spellStart"/>
      <w:r>
        <w:t>dao</w:t>
      </w:r>
      <w:proofErr w:type="spellEnd"/>
      <w:r w:rsidR="0071790C">
        <w:t>, called</w:t>
      </w:r>
      <w:r>
        <w:t>:</w:t>
      </w:r>
    </w:p>
    <w:p w:rsidR="00996884" w:rsidRDefault="00996884">
      <w:pPr>
        <w:pStyle w:val="ListParagraph"/>
        <w:numPr>
          <w:ilvl w:val="0"/>
          <w:numId w:val="25"/>
        </w:numPr>
        <w:pPrChange w:id="851" w:author="Christi Hildebrandt" w:date="2018-09-27T18:32:00Z">
          <w:pPr>
            <w:pStyle w:val="ListParagraph"/>
            <w:numPr>
              <w:numId w:val="13"/>
            </w:numPr>
            <w:ind w:left="360" w:hanging="360"/>
          </w:pPr>
        </w:pPrChange>
      </w:pPr>
      <w:r>
        <w:t>PartnerServicesDAOV3.java</w:t>
      </w:r>
    </w:p>
    <w:p w:rsidR="00996884" w:rsidRDefault="00996884" w:rsidP="00996884">
      <w:r>
        <w:t>The following n</w:t>
      </w:r>
      <w:r w:rsidR="00AC47F0">
        <w:t xml:space="preserve">ew methods have been created </w:t>
      </w:r>
      <w:r>
        <w:t>to retrieve the information from the flat tables:</w:t>
      </w:r>
    </w:p>
    <w:p w:rsidR="00996884" w:rsidRDefault="00996884">
      <w:pPr>
        <w:pStyle w:val="ListParagraph"/>
        <w:numPr>
          <w:ilvl w:val="0"/>
          <w:numId w:val="26"/>
        </w:numPr>
        <w:pPrChange w:id="852" w:author="Christi Hildebrandt" w:date="2018-09-27T18:32:00Z">
          <w:pPr>
            <w:pStyle w:val="ListParagraph"/>
            <w:numPr>
              <w:numId w:val="13"/>
            </w:numPr>
            <w:ind w:left="360" w:hanging="360"/>
          </w:pPr>
        </w:pPrChange>
      </w:pPr>
      <w:proofErr w:type="spellStart"/>
      <w:r>
        <w:t>getPSFSession</w:t>
      </w:r>
      <w:r w:rsidRPr="005F00F5">
        <w:t>Data</w:t>
      </w:r>
      <w:proofErr w:type="spellEnd"/>
      <w:r w:rsidR="000F53B6">
        <w:t xml:space="preserve">: retrieves the data from the </w:t>
      </w:r>
      <w:proofErr w:type="spellStart"/>
      <w:r w:rsidR="000F53B6">
        <w:t>PSF_session</w:t>
      </w:r>
      <w:proofErr w:type="spellEnd"/>
      <w:r w:rsidR="000F53B6">
        <w:t xml:space="preserve"> table</w:t>
      </w:r>
    </w:p>
    <w:p w:rsidR="00996884" w:rsidRDefault="00996884">
      <w:pPr>
        <w:pStyle w:val="ListParagraph"/>
        <w:numPr>
          <w:ilvl w:val="0"/>
          <w:numId w:val="26"/>
        </w:numPr>
        <w:pPrChange w:id="853" w:author="Christi Hildebrandt" w:date="2018-09-27T18:32:00Z">
          <w:pPr>
            <w:pStyle w:val="ListParagraph"/>
            <w:numPr>
              <w:numId w:val="13"/>
            </w:numPr>
            <w:ind w:left="360" w:hanging="360"/>
          </w:pPr>
        </w:pPrChange>
      </w:pPr>
      <w:proofErr w:type="spellStart"/>
      <w:r>
        <w:t>getPSFIndexData</w:t>
      </w:r>
      <w:proofErr w:type="spellEnd"/>
      <w:r w:rsidR="000F53B6">
        <w:t xml:space="preserve">: retrieves the data from the </w:t>
      </w:r>
      <w:proofErr w:type="spellStart"/>
      <w:r w:rsidR="000F53B6">
        <w:t>PSF_index</w:t>
      </w:r>
      <w:proofErr w:type="spellEnd"/>
      <w:r w:rsidR="000F53B6">
        <w:t xml:space="preserve"> table</w:t>
      </w:r>
    </w:p>
    <w:p w:rsidR="00996884" w:rsidRDefault="00996884">
      <w:pPr>
        <w:pStyle w:val="ListParagraph"/>
        <w:numPr>
          <w:ilvl w:val="0"/>
          <w:numId w:val="26"/>
        </w:numPr>
        <w:pPrChange w:id="854" w:author="Christi Hildebrandt" w:date="2018-09-27T18:32:00Z">
          <w:pPr>
            <w:pStyle w:val="ListParagraph"/>
            <w:numPr>
              <w:numId w:val="13"/>
            </w:numPr>
            <w:ind w:left="360" w:hanging="360"/>
          </w:pPr>
        </w:pPrChange>
      </w:pPr>
      <w:proofErr w:type="spellStart"/>
      <w:r>
        <w:t>getPSFClientData</w:t>
      </w:r>
      <w:proofErr w:type="spellEnd"/>
      <w:r w:rsidR="000F53B6">
        <w:t xml:space="preserve">: retrieves the data from the </w:t>
      </w:r>
      <w:proofErr w:type="spellStart"/>
      <w:r w:rsidR="000F53B6">
        <w:t>PSF_client</w:t>
      </w:r>
      <w:proofErr w:type="spellEnd"/>
      <w:r w:rsidR="000F53B6">
        <w:t xml:space="preserve"> table</w:t>
      </w:r>
    </w:p>
    <w:p w:rsidR="00996884" w:rsidRDefault="00996884">
      <w:pPr>
        <w:pStyle w:val="ListParagraph"/>
        <w:numPr>
          <w:ilvl w:val="0"/>
          <w:numId w:val="26"/>
        </w:numPr>
        <w:pPrChange w:id="855" w:author="Christi Hildebrandt" w:date="2018-09-27T18:32:00Z">
          <w:pPr>
            <w:pStyle w:val="ListParagraph"/>
            <w:numPr>
              <w:numId w:val="13"/>
            </w:numPr>
            <w:ind w:left="360" w:hanging="360"/>
          </w:pPr>
        </w:pPrChange>
      </w:pPr>
      <w:proofErr w:type="spellStart"/>
      <w:r>
        <w:t>getPSFRiskData</w:t>
      </w:r>
      <w:proofErr w:type="spellEnd"/>
      <w:r w:rsidR="000F53B6">
        <w:t xml:space="preserve">: retrieves the data from the </w:t>
      </w:r>
      <w:proofErr w:type="spellStart"/>
      <w:r w:rsidR="000F53B6">
        <w:t>PSF_risk</w:t>
      </w:r>
      <w:proofErr w:type="spellEnd"/>
      <w:r w:rsidR="000F53B6">
        <w:t xml:space="preserve"> table</w:t>
      </w:r>
    </w:p>
    <w:p w:rsidR="00996884" w:rsidRDefault="00996884">
      <w:pPr>
        <w:pStyle w:val="ListParagraph"/>
        <w:numPr>
          <w:ilvl w:val="0"/>
          <w:numId w:val="26"/>
        </w:numPr>
        <w:pPrChange w:id="856" w:author="Christi Hildebrandt" w:date="2018-09-27T18:32:00Z">
          <w:pPr>
            <w:pStyle w:val="ListParagraph"/>
            <w:numPr>
              <w:numId w:val="13"/>
            </w:numPr>
            <w:ind w:left="360" w:hanging="360"/>
          </w:pPr>
        </w:pPrChange>
      </w:pPr>
      <w:proofErr w:type="spellStart"/>
      <w:r>
        <w:t>getPSFPartnerData</w:t>
      </w:r>
      <w:proofErr w:type="spellEnd"/>
      <w:r w:rsidR="000F53B6">
        <w:t xml:space="preserve">: retrieves the data from the </w:t>
      </w:r>
      <w:proofErr w:type="spellStart"/>
      <w:r w:rsidR="000F53B6">
        <w:t>PSF_partner</w:t>
      </w:r>
      <w:proofErr w:type="spellEnd"/>
      <w:r w:rsidR="000F53B6">
        <w:t xml:space="preserve"> table</w:t>
      </w:r>
    </w:p>
    <w:p w:rsidR="00996884" w:rsidRDefault="00996884" w:rsidP="00996884">
      <w:pPr>
        <w:pStyle w:val="Heading3"/>
      </w:pPr>
      <w:bookmarkStart w:id="857" w:name="_Toc526253780"/>
      <w:r>
        <w:t xml:space="preserve">Other </w:t>
      </w:r>
      <w:ins w:id="858" w:author="Christi Hildebrandt" w:date="2018-09-27T18:32:00Z">
        <w:r w:rsidR="002D2E3E">
          <w:t>U</w:t>
        </w:r>
      </w:ins>
      <w:del w:id="859" w:author="Christi Hildebrandt" w:date="2018-09-27T18:32:00Z">
        <w:r w:rsidDel="002D2E3E">
          <w:delText>u</w:delText>
        </w:r>
      </w:del>
      <w:r>
        <w:t xml:space="preserve">pdated Java </w:t>
      </w:r>
      <w:ins w:id="860" w:author="Christi Hildebrandt" w:date="2018-09-27T18:32:00Z">
        <w:r w:rsidR="002D2E3E">
          <w:t>F</w:t>
        </w:r>
      </w:ins>
      <w:del w:id="861" w:author="Christi Hildebrandt" w:date="2018-09-27T18:32:00Z">
        <w:r w:rsidDel="002D2E3E">
          <w:delText>f</w:delText>
        </w:r>
      </w:del>
      <w:r>
        <w:t>iles</w:t>
      </w:r>
      <w:bookmarkEnd w:id="857"/>
    </w:p>
    <w:p w:rsidR="00996884" w:rsidDel="002D2E3E" w:rsidRDefault="00996884" w:rsidP="00996884">
      <w:pPr>
        <w:rPr>
          <w:del w:id="862" w:author="Christi Hildebrandt" w:date="2018-09-27T18:32:00Z"/>
        </w:rPr>
      </w:pPr>
    </w:p>
    <w:p w:rsidR="00B93D62" w:rsidRDefault="00B93D62" w:rsidP="00B93D62">
      <w:pPr>
        <w:pStyle w:val="Heading4"/>
      </w:pPr>
      <w:r>
        <w:t>NNDMessageProcessorEJB.java</w:t>
      </w:r>
    </w:p>
    <w:p w:rsidR="00B93D62" w:rsidRPr="00B93D62" w:rsidDel="002D2E3E" w:rsidRDefault="00B93D62" w:rsidP="00B93D62">
      <w:pPr>
        <w:rPr>
          <w:del w:id="863" w:author="Christi Hildebrandt" w:date="2018-09-27T18:32:00Z"/>
        </w:rPr>
      </w:pPr>
    </w:p>
    <w:p w:rsidR="00B93D62" w:rsidRDefault="00B93D62" w:rsidP="00B93D62">
      <w:r>
        <w:t xml:space="preserve">The file that initiates </w:t>
      </w:r>
      <w:del w:id="864" w:author="Christi Hildebrandt" w:date="2018-09-27T18:33:00Z">
        <w:r w:rsidDel="002D2E3E">
          <w:delText xml:space="preserve">the </w:delText>
        </w:r>
      </w:del>
      <w:ins w:id="865" w:author="Christi Hildebrandt" w:date="2018-09-27T18:33:00Z">
        <w:r w:rsidR="002D2E3E">
          <w:t xml:space="preserve">this </w:t>
        </w:r>
      </w:ins>
      <w:r>
        <w:t xml:space="preserve">process is NNDMessageProcessorEJB.java. The method used is </w:t>
      </w:r>
      <w:proofErr w:type="spellStart"/>
      <w:r w:rsidRPr="0071790C">
        <w:t>createHivPartnerServicesFile</w:t>
      </w:r>
      <w:proofErr w:type="spellEnd"/>
      <w:r>
        <w:t xml:space="preserve">, which hasn’t changed in </w:t>
      </w:r>
      <w:del w:id="866" w:author="Christi Hildebrandt" w:date="2018-09-27T18:33:00Z">
        <w:r w:rsidDel="002D2E3E">
          <w:delText xml:space="preserve">Release </w:delText>
        </w:r>
      </w:del>
      <w:ins w:id="867" w:author="Christi Hildebrandt" w:date="2018-09-27T18:33:00Z">
        <w:r w:rsidR="002D2E3E">
          <w:t xml:space="preserve">NBS </w:t>
        </w:r>
      </w:ins>
      <w:r>
        <w:t>6.0</w:t>
      </w:r>
      <w:ins w:id="868" w:author="Christi Hildebrandt" w:date="2018-09-27T18:33:00Z">
        <w:r w:rsidR="002D2E3E">
          <w:t>.</w:t>
        </w:r>
      </w:ins>
    </w:p>
    <w:p w:rsidR="00B93D62" w:rsidRDefault="00B93D62" w:rsidP="00B93D62">
      <w:pPr>
        <w:pStyle w:val="Heading4"/>
      </w:pPr>
      <w:r>
        <w:t>NNDMessageProcessorEJB.java</w:t>
      </w:r>
    </w:p>
    <w:p w:rsidR="00B93D62" w:rsidRPr="00B93D62" w:rsidDel="002D2E3E" w:rsidRDefault="00B93D62" w:rsidP="00B93D62">
      <w:pPr>
        <w:rPr>
          <w:del w:id="869" w:author="Christi Hildebrandt" w:date="2018-09-27T18:33:00Z"/>
        </w:rPr>
      </w:pPr>
    </w:p>
    <w:p w:rsidR="00B93D62" w:rsidRDefault="00B93D62">
      <w:pPr>
        <w:pPrChange w:id="870" w:author="Christi Hildebrandt" w:date="2018-09-27T18:33:00Z">
          <w:pPr>
            <w:pStyle w:val="ListParagraph"/>
          </w:pPr>
        </w:pPrChange>
      </w:pPr>
      <w:r>
        <w:lastRenderedPageBreak/>
        <w:t xml:space="preserve">From </w:t>
      </w:r>
      <w:r w:rsidR="00AC47F0">
        <w:t xml:space="preserve">the previous method </w:t>
      </w:r>
      <w:proofErr w:type="spellStart"/>
      <w:r w:rsidRPr="0071790C">
        <w:t>createHivPartnerServicesFile</w:t>
      </w:r>
      <w:proofErr w:type="spellEnd"/>
      <w:r w:rsidR="00AC47F0">
        <w:t>,</w:t>
      </w:r>
      <w:r>
        <w:t xml:space="preserve"> the </w:t>
      </w:r>
      <w:r w:rsidR="00AC47F0">
        <w:t>function</w:t>
      </w:r>
      <w:r>
        <w:t xml:space="preserve"> </w:t>
      </w:r>
      <w:proofErr w:type="spellStart"/>
      <w:r>
        <w:t>PartnerServicesUtil.</w:t>
      </w:r>
      <w:r w:rsidRPr="0071790C">
        <w:t>processPartnerServicesFileRequest</w:t>
      </w:r>
      <w:proofErr w:type="spellEnd"/>
      <w:r>
        <w:t xml:space="preserve"> is called</w:t>
      </w:r>
      <w:ins w:id="871" w:author="Christi Hildebrandt" w:date="2018-09-27T18:33:00Z">
        <w:r w:rsidR="002D2E3E">
          <w:t>; this function:</w:t>
        </w:r>
      </w:ins>
      <w:del w:id="872" w:author="Christi Hildebrandt" w:date="2018-09-27T18:33:00Z">
        <w:r w:rsidDel="002D2E3E">
          <w:delText>:</w:delText>
        </w:r>
      </w:del>
    </w:p>
    <w:p w:rsidR="00B93D62" w:rsidRDefault="00B93D62">
      <w:pPr>
        <w:pStyle w:val="ListParagraph"/>
        <w:numPr>
          <w:ilvl w:val="0"/>
          <w:numId w:val="23"/>
        </w:numPr>
        <w:pPrChange w:id="873" w:author="Christi Hildebrandt" w:date="2018-09-27T18:33:00Z">
          <w:pPr>
            <w:pStyle w:val="ListParagraph"/>
            <w:numPr>
              <w:ilvl w:val="2"/>
              <w:numId w:val="13"/>
            </w:numPr>
            <w:ind w:left="1800" w:hanging="360"/>
          </w:pPr>
        </w:pPrChange>
      </w:pPr>
      <w:del w:id="874" w:author="Christi Hildebrandt" w:date="2018-09-27T18:33:00Z">
        <w:r w:rsidDel="002D2E3E">
          <w:delText>It g</w:delText>
        </w:r>
      </w:del>
      <w:ins w:id="875" w:author="Christi Hildebrandt" w:date="2018-09-27T18:33:00Z">
        <w:r w:rsidR="002D2E3E">
          <w:t>G</w:t>
        </w:r>
      </w:ins>
      <w:r>
        <w:t>enerates the date range based on the reporting month and year</w:t>
      </w:r>
      <w:ins w:id="876" w:author="Christi Hildebrandt" w:date="2018-09-27T18:33:00Z">
        <w:r w:rsidR="002D2E3E">
          <w:t>.</w:t>
        </w:r>
      </w:ins>
    </w:p>
    <w:p w:rsidR="00B93D62" w:rsidRDefault="00AC47F0">
      <w:pPr>
        <w:pStyle w:val="ListParagraph"/>
        <w:numPr>
          <w:ilvl w:val="0"/>
          <w:numId w:val="23"/>
        </w:numPr>
        <w:pPrChange w:id="877" w:author="Christi Hildebrandt" w:date="2018-09-27T18:33:00Z">
          <w:pPr>
            <w:pStyle w:val="ListParagraph"/>
            <w:numPr>
              <w:ilvl w:val="2"/>
              <w:numId w:val="13"/>
            </w:numPr>
            <w:ind w:left="1800" w:hanging="360"/>
          </w:pPr>
        </w:pPrChange>
      </w:pPr>
      <w:del w:id="878" w:author="Christi Hildebrandt" w:date="2018-09-27T18:33:00Z">
        <w:r w:rsidDel="002D2E3E">
          <w:delText>It u</w:delText>
        </w:r>
      </w:del>
      <w:ins w:id="879" w:author="Christi Hildebrandt" w:date="2018-09-27T18:33:00Z">
        <w:r w:rsidR="002D2E3E">
          <w:t>U</w:t>
        </w:r>
      </w:ins>
      <w:r w:rsidR="00B93D62">
        <w:t>ses the methods in PartnerServicesDAOV3.java for getting the data from the database</w:t>
      </w:r>
      <w:r>
        <w:t>.</w:t>
      </w:r>
    </w:p>
    <w:p w:rsidR="00B93D62" w:rsidRDefault="00AC47F0">
      <w:pPr>
        <w:pStyle w:val="ListParagraph"/>
        <w:numPr>
          <w:ilvl w:val="0"/>
          <w:numId w:val="23"/>
        </w:numPr>
        <w:pPrChange w:id="880" w:author="Christi Hildebrandt" w:date="2018-09-27T18:33:00Z">
          <w:pPr>
            <w:pStyle w:val="ListParagraph"/>
            <w:numPr>
              <w:ilvl w:val="2"/>
              <w:numId w:val="13"/>
            </w:numPr>
            <w:ind w:left="1800" w:hanging="360"/>
          </w:pPr>
        </w:pPrChange>
      </w:pPr>
      <w:del w:id="881" w:author="Christi Hildebrandt" w:date="2018-09-27T18:33:00Z">
        <w:r w:rsidDel="002D2E3E">
          <w:delText>It u</w:delText>
        </w:r>
      </w:del>
      <w:ins w:id="882" w:author="Christi Hildebrandt" w:date="2018-09-27T18:33:00Z">
        <w:r w:rsidR="002D2E3E">
          <w:t>U</w:t>
        </w:r>
      </w:ins>
      <w:r w:rsidR="00B93D62">
        <w:t xml:space="preserve">ses the method </w:t>
      </w:r>
      <w:proofErr w:type="spellStart"/>
      <w:r w:rsidR="00B93D62">
        <w:t>PartnerServicesHelper</w:t>
      </w:r>
      <w:proofErr w:type="spellEnd"/>
      <w:r w:rsidR="00B93D62">
        <w:t>.</w:t>
      </w:r>
      <w:r w:rsidR="00B93D62" w:rsidRPr="00B93D62">
        <w:t xml:space="preserve"> </w:t>
      </w:r>
      <w:proofErr w:type="spellStart"/>
      <w:proofErr w:type="gramStart"/>
      <w:r w:rsidR="00B93D62" w:rsidRPr="00AF3967">
        <w:t>buildPartnerServicesDocument</w:t>
      </w:r>
      <w:proofErr w:type="spellEnd"/>
      <w:proofErr w:type="gramEnd"/>
      <w:r w:rsidR="00B93D62">
        <w:t xml:space="preserve"> for generating the </w:t>
      </w:r>
      <w:ins w:id="883" w:author="Christi Hildebrandt" w:date="2018-09-27T18:33:00Z">
        <w:r w:rsidR="002D2E3E">
          <w:t xml:space="preserve">PSF </w:t>
        </w:r>
      </w:ins>
      <w:r w:rsidR="00B93D62">
        <w:t>XML.</w:t>
      </w:r>
    </w:p>
    <w:p w:rsidR="00B93D62" w:rsidRDefault="00B93D62" w:rsidP="00B93D62">
      <w:pPr>
        <w:pStyle w:val="ListParagraph"/>
        <w:ind w:left="1440"/>
      </w:pPr>
    </w:p>
    <w:p w:rsidR="00B93D62" w:rsidRDefault="00B93D62" w:rsidP="00B93D62">
      <w:pPr>
        <w:pStyle w:val="ListParagraph"/>
      </w:pPr>
    </w:p>
    <w:p w:rsidR="00B93D62" w:rsidRDefault="00B93D62" w:rsidP="00B93D62">
      <w:pPr>
        <w:pStyle w:val="Heading4"/>
      </w:pPr>
      <w:r>
        <w:t>PartnerServicesDAOV3.java</w:t>
      </w:r>
    </w:p>
    <w:p w:rsidR="00B93D62" w:rsidRPr="00B93D62" w:rsidDel="002D2E3E" w:rsidRDefault="00B93D62" w:rsidP="00B93D62">
      <w:pPr>
        <w:rPr>
          <w:del w:id="884" w:author="Christi Hildebrandt" w:date="2018-09-27T18:33:00Z"/>
        </w:rPr>
      </w:pPr>
    </w:p>
    <w:p w:rsidR="00B93D62" w:rsidRDefault="00B93D62" w:rsidP="00B93D62">
      <w:r>
        <w:t>This file contains the DAO methods for retrieving the data from the database</w:t>
      </w:r>
      <w:ins w:id="885" w:author="Christi Hildebrandt" w:date="2018-09-27T18:33:00Z">
        <w:r w:rsidR="002D2E3E">
          <w:t>:</w:t>
        </w:r>
      </w:ins>
    </w:p>
    <w:p w:rsidR="00AC47F0" w:rsidRPr="00AC47F0" w:rsidRDefault="00AC47F0" w:rsidP="00AC47F0">
      <w:pPr>
        <w:pStyle w:val="ListParagraph"/>
        <w:numPr>
          <w:ilvl w:val="0"/>
          <w:numId w:val="14"/>
        </w:numPr>
      </w:pPr>
      <w:proofErr w:type="spellStart"/>
      <w:proofErr w:type="gramStart"/>
      <w:r w:rsidRPr="00AC47F0">
        <w:t>getPSFIndexData</w:t>
      </w:r>
      <w:proofErr w:type="spellEnd"/>
      <w:proofErr w:type="gramEnd"/>
      <w:r>
        <w:t xml:space="preserve">: </w:t>
      </w:r>
      <w:del w:id="886" w:author="Christi Hildebrandt" w:date="2018-09-27T18:34:00Z">
        <w:r w:rsidDel="002D2E3E">
          <w:delText>t</w:delText>
        </w:r>
      </w:del>
      <w:ins w:id="887" w:author="Christi Hildebrandt" w:date="2018-09-27T18:34:00Z">
        <w:r w:rsidR="002D2E3E">
          <w:t>t</w:t>
        </w:r>
      </w:ins>
      <w:r>
        <w:t xml:space="preserve">he records read should have an </w:t>
      </w:r>
      <w:proofErr w:type="spellStart"/>
      <w:r w:rsidRPr="00AC47F0">
        <w:t>indexLastChgDt</w:t>
      </w:r>
      <w:proofErr w:type="spellEnd"/>
      <w:r>
        <w:t xml:space="preserve"> in the date range selected from the UI.</w:t>
      </w:r>
    </w:p>
    <w:p w:rsidR="00AC47F0" w:rsidRPr="00AC47F0" w:rsidRDefault="00AC47F0" w:rsidP="00AC47F0">
      <w:pPr>
        <w:pStyle w:val="ListParagraph"/>
        <w:numPr>
          <w:ilvl w:val="0"/>
          <w:numId w:val="14"/>
        </w:numPr>
      </w:pPr>
      <w:proofErr w:type="spellStart"/>
      <w:proofErr w:type="gramStart"/>
      <w:r>
        <w:t>getPSFSession</w:t>
      </w:r>
      <w:r w:rsidRPr="00AC47F0">
        <w:t>Data</w:t>
      </w:r>
      <w:proofErr w:type="spellEnd"/>
      <w:proofErr w:type="gramEnd"/>
      <w:r>
        <w:t>: get the</w:t>
      </w:r>
      <w:r w:rsidR="00B87342">
        <w:t xml:space="preserve"> session</w:t>
      </w:r>
      <w:r>
        <w:t xml:space="preserve"> records </w:t>
      </w:r>
      <w:r w:rsidR="00B87342">
        <w:t>for a</w:t>
      </w:r>
      <w:del w:id="888" w:author="Christi Hildebrandt" w:date="2018-09-27T18:34:00Z">
        <w:r w:rsidR="00B87342" w:rsidDel="002D2E3E">
          <w:delText>n</w:delText>
        </w:r>
      </w:del>
      <w:r w:rsidR="00B87342">
        <w:t xml:space="preserve"> specific</w:t>
      </w:r>
      <w:r>
        <w:t xml:space="preserve"> </w:t>
      </w:r>
      <w:proofErr w:type="spellStart"/>
      <w:r w:rsidRPr="00AC47F0">
        <w:t>caseNumberLocalId</w:t>
      </w:r>
      <w:proofErr w:type="spellEnd"/>
      <w:r w:rsidR="00B87342">
        <w:t>.</w:t>
      </w:r>
    </w:p>
    <w:p w:rsidR="00AC47F0" w:rsidRPr="00AC47F0" w:rsidRDefault="00AC47F0" w:rsidP="00B87342">
      <w:pPr>
        <w:pStyle w:val="ListParagraph"/>
        <w:numPr>
          <w:ilvl w:val="0"/>
          <w:numId w:val="14"/>
        </w:numPr>
      </w:pPr>
      <w:proofErr w:type="spellStart"/>
      <w:proofErr w:type="gramStart"/>
      <w:r>
        <w:t>getPSFClient</w:t>
      </w:r>
      <w:r w:rsidRPr="00AC47F0">
        <w:t>Data</w:t>
      </w:r>
      <w:proofErr w:type="spellEnd"/>
      <w:proofErr w:type="gramEnd"/>
      <w:r w:rsidR="00B87342">
        <w:t>: get the session records for a</w:t>
      </w:r>
      <w:del w:id="889" w:author="Christi Hildebrandt" w:date="2018-09-27T18:34:00Z">
        <w:r w:rsidR="00B87342" w:rsidDel="002D2E3E">
          <w:delText>n</w:delText>
        </w:r>
      </w:del>
      <w:r w:rsidR="00B87342">
        <w:t xml:space="preserve"> specific </w:t>
      </w:r>
      <w:proofErr w:type="spellStart"/>
      <w:r w:rsidR="00B87342" w:rsidRPr="00AC47F0">
        <w:t>clientIdLocalId</w:t>
      </w:r>
      <w:proofErr w:type="spellEnd"/>
      <w:r w:rsidR="00B87342">
        <w:t>.</w:t>
      </w:r>
    </w:p>
    <w:p w:rsidR="00AC47F0" w:rsidRPr="00AC47F0" w:rsidRDefault="00AC47F0" w:rsidP="00B87342">
      <w:pPr>
        <w:pStyle w:val="ListParagraph"/>
        <w:numPr>
          <w:ilvl w:val="0"/>
          <w:numId w:val="14"/>
        </w:numPr>
      </w:pPr>
      <w:proofErr w:type="spellStart"/>
      <w:proofErr w:type="gramStart"/>
      <w:r>
        <w:t>getPSFRisk</w:t>
      </w:r>
      <w:r w:rsidRPr="00AC47F0">
        <w:t>Data</w:t>
      </w:r>
      <w:proofErr w:type="spellEnd"/>
      <w:proofErr w:type="gramEnd"/>
      <w:r w:rsidR="00B87342">
        <w:t>: get the session records for a</w:t>
      </w:r>
      <w:del w:id="890" w:author="Christi Hildebrandt" w:date="2018-09-27T18:34:00Z">
        <w:r w:rsidR="00B87342" w:rsidDel="002D2E3E">
          <w:delText>n</w:delText>
        </w:r>
      </w:del>
      <w:r w:rsidR="00B87342">
        <w:t xml:space="preserve"> specific </w:t>
      </w:r>
      <w:proofErr w:type="spellStart"/>
      <w:r w:rsidR="00B87342" w:rsidRPr="00AC47F0">
        <w:t>clientIdLocalId</w:t>
      </w:r>
      <w:proofErr w:type="spellEnd"/>
      <w:r w:rsidR="00B87342">
        <w:t>.</w:t>
      </w:r>
    </w:p>
    <w:p w:rsidR="00B87342" w:rsidRPr="00AC47F0" w:rsidRDefault="00AC47F0" w:rsidP="00B87342">
      <w:pPr>
        <w:pStyle w:val="ListParagraph"/>
        <w:numPr>
          <w:ilvl w:val="0"/>
          <w:numId w:val="14"/>
        </w:numPr>
      </w:pPr>
      <w:proofErr w:type="spellStart"/>
      <w:proofErr w:type="gramStart"/>
      <w:r>
        <w:t>getPSFPartner</w:t>
      </w:r>
      <w:r w:rsidRPr="00AC47F0">
        <w:t>Data</w:t>
      </w:r>
      <w:proofErr w:type="spellEnd"/>
      <w:proofErr w:type="gramEnd"/>
      <w:r>
        <w:t>:</w:t>
      </w:r>
      <w:del w:id="891" w:author="Christi Hildebrandt" w:date="2018-09-27T18:34:00Z">
        <w:r w:rsidR="00B87342" w:rsidDel="002D2E3E">
          <w:delText>:</w:delText>
        </w:r>
      </w:del>
      <w:r w:rsidR="00B87342">
        <w:t xml:space="preserve"> get the session records for a</w:t>
      </w:r>
      <w:del w:id="892" w:author="Christi Hildebrandt" w:date="2018-09-27T18:34:00Z">
        <w:r w:rsidR="00B87342" w:rsidDel="002D2E3E">
          <w:delText>n</w:delText>
        </w:r>
      </w:del>
      <w:r w:rsidR="00B87342">
        <w:t xml:space="preserve"> specific </w:t>
      </w:r>
      <w:proofErr w:type="spellStart"/>
      <w:r w:rsidR="00B87342" w:rsidRPr="00AC47F0">
        <w:t>clientIdLocalId</w:t>
      </w:r>
      <w:proofErr w:type="spellEnd"/>
      <w:r w:rsidR="00B87342">
        <w:t>.</w:t>
      </w:r>
    </w:p>
    <w:p w:rsidR="00AC47F0" w:rsidRPr="00AC47F0" w:rsidDel="002D2E3E" w:rsidRDefault="00AC47F0">
      <w:pPr>
        <w:rPr>
          <w:del w:id="893" w:author="Christi Hildebrandt" w:date="2018-09-27T18:34:00Z"/>
        </w:rPr>
        <w:pPrChange w:id="894" w:author="Christi Hildebrandt" w:date="2018-09-27T18:34:00Z">
          <w:pPr>
            <w:pStyle w:val="ListParagraph"/>
          </w:pPr>
        </w:pPrChange>
      </w:pPr>
    </w:p>
    <w:p w:rsidR="00B93D62" w:rsidRPr="00B93D62" w:rsidDel="002D2E3E" w:rsidRDefault="00B93D62" w:rsidP="00B93D62">
      <w:pPr>
        <w:rPr>
          <w:del w:id="895" w:author="Christi Hildebrandt" w:date="2018-09-27T18:34:00Z"/>
        </w:rPr>
      </w:pPr>
    </w:p>
    <w:p w:rsidR="00B93D62" w:rsidRDefault="00B93D62" w:rsidP="00B93D62">
      <w:pPr>
        <w:pStyle w:val="Heading4"/>
      </w:pPr>
      <w:r>
        <w:t>PartnerServicesHelper.java:</w:t>
      </w:r>
    </w:p>
    <w:p w:rsidR="00B93D62" w:rsidDel="002D2E3E" w:rsidRDefault="00B93D62" w:rsidP="00B93D62">
      <w:pPr>
        <w:rPr>
          <w:del w:id="896" w:author="Christi Hildebrandt" w:date="2018-09-27T18:36:00Z"/>
        </w:rPr>
      </w:pPr>
    </w:p>
    <w:p w:rsidR="00B93D62" w:rsidDel="002D2E3E" w:rsidRDefault="00B93D62" w:rsidP="00B93D62">
      <w:pPr>
        <w:rPr>
          <w:del w:id="897" w:author="Christi Hildebrandt" w:date="2018-09-27T18:36:00Z"/>
        </w:rPr>
      </w:pPr>
      <w:r>
        <w:t xml:space="preserve">This is the last step. </w:t>
      </w:r>
      <w:del w:id="898" w:author="Christi Hildebrandt" w:date="2018-09-27T18:36:00Z">
        <w:r w:rsidDel="002D2E3E">
          <w:delText xml:space="preserve">It </w:delText>
        </w:r>
      </w:del>
      <w:ins w:id="899" w:author="Christi Hildebrandt" w:date="2018-09-27T18:36:00Z">
        <w:r w:rsidR="002D2E3E">
          <w:t xml:space="preserve">This file </w:t>
        </w:r>
      </w:ins>
      <w:r>
        <w:t xml:space="preserve">contains the </w:t>
      </w:r>
      <w:proofErr w:type="spellStart"/>
      <w:r w:rsidRPr="00B93D62">
        <w:t>buildPartnerServicesDocument</w:t>
      </w:r>
      <w:proofErr w:type="spellEnd"/>
      <w:r>
        <w:t xml:space="preserve"> method</w:t>
      </w:r>
      <w:ins w:id="900" w:author="Christi Hildebrandt" w:date="2018-09-27T18:36:00Z">
        <w:r w:rsidR="002D2E3E">
          <w:t>,</w:t>
        </w:r>
      </w:ins>
      <w:r>
        <w:t xml:space="preserve"> which is responsible </w:t>
      </w:r>
      <w:del w:id="901" w:author="Christi Hildebrandt" w:date="2018-09-27T18:36:00Z">
        <w:r w:rsidDel="002D2E3E">
          <w:delText xml:space="preserve">of </w:delText>
        </w:r>
      </w:del>
      <w:ins w:id="902" w:author="Christi Hildebrandt" w:date="2018-09-27T18:36:00Z">
        <w:r w:rsidR="002D2E3E">
          <w:t xml:space="preserve">for </w:t>
        </w:r>
      </w:ins>
      <w:r>
        <w:t xml:space="preserve">generating the PSF file </w:t>
      </w:r>
      <w:r w:rsidR="00AC47F0">
        <w:t>using the data stored in the DT collections</w:t>
      </w:r>
      <w:r>
        <w:t>.</w:t>
      </w:r>
      <w:r w:rsidR="00AC47F0">
        <w:t xml:space="preserve"> The data is filled following this schema:</w:t>
      </w:r>
    </w:p>
    <w:p w:rsidR="00AC47F0" w:rsidRDefault="00AC47F0" w:rsidP="00B93D62"/>
    <w:p w:rsidR="00AC47F0" w:rsidRDefault="00AC47F0" w:rsidP="00B93D62">
      <w:r>
        <w:rPr>
          <w:noProof/>
          <w:lang w:val="es-ES_tradnl" w:eastAsia="es-ES_tradnl"/>
        </w:rPr>
        <w:lastRenderedPageBreak/>
        <w:drawing>
          <wp:inline distT="0" distB="0" distL="0" distR="0" wp14:anchorId="5470E421" wp14:editId="09ECBAE1">
            <wp:extent cx="5943600" cy="38347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834765"/>
                    </a:xfrm>
                    <a:prstGeom prst="rect">
                      <a:avLst/>
                    </a:prstGeom>
                  </pic:spPr>
                </pic:pic>
              </a:graphicData>
            </a:graphic>
          </wp:inline>
        </w:drawing>
      </w:r>
    </w:p>
    <w:p w:rsidR="00996884" w:rsidRPr="005F00F5" w:rsidRDefault="00996884" w:rsidP="00996884"/>
    <w:p w:rsidR="002D2E3E" w:rsidRDefault="002D2E3E">
      <w:pPr>
        <w:rPr>
          <w:ins w:id="903" w:author="Christi Hildebrandt" w:date="2018-09-27T18:37:00Z"/>
          <w:rFonts w:asciiTheme="majorHAnsi" w:eastAsiaTheme="majorEastAsia" w:hAnsiTheme="majorHAnsi" w:cstheme="majorBidi"/>
          <w:b/>
          <w:bCs/>
          <w:color w:val="4F81BD" w:themeColor="accent1"/>
          <w:sz w:val="26"/>
          <w:szCs w:val="26"/>
        </w:rPr>
      </w:pPr>
      <w:ins w:id="904" w:author="Christi Hildebrandt" w:date="2018-09-27T18:37:00Z">
        <w:r>
          <w:br w:type="page"/>
        </w:r>
      </w:ins>
    </w:p>
    <w:p w:rsidR="00996884" w:rsidRDefault="00996884" w:rsidP="00996884">
      <w:pPr>
        <w:pStyle w:val="Heading2"/>
      </w:pPr>
      <w:bookmarkStart w:id="905" w:name="_Toc526253781"/>
      <w:r w:rsidRPr="00E523F2">
        <w:lastRenderedPageBreak/>
        <w:t xml:space="preserve">Generation of </w:t>
      </w:r>
      <w:ins w:id="906" w:author="Christi Hildebrandt" w:date="2018-09-27T18:37:00Z">
        <w:r w:rsidR="002D2E3E">
          <w:t xml:space="preserve">the PSF </w:t>
        </w:r>
      </w:ins>
      <w:r w:rsidRPr="00E523F2">
        <w:t>XML</w:t>
      </w:r>
      <w:r w:rsidR="0081011C">
        <w:t xml:space="preserve"> from the </w:t>
      </w:r>
      <w:del w:id="907" w:author="Christi Hildebrandt" w:date="2018-09-27T18:37:00Z">
        <w:r w:rsidR="0081011C" w:rsidDel="002D2E3E">
          <w:delText>UI</w:delText>
        </w:r>
      </w:del>
      <w:ins w:id="908" w:author="Christi Hildebrandt" w:date="2018-09-27T18:37:00Z">
        <w:r w:rsidR="002D2E3E">
          <w:t>User Interface</w:t>
        </w:r>
      </w:ins>
      <w:bookmarkEnd w:id="905"/>
    </w:p>
    <w:p w:rsidR="00996884" w:rsidDel="002D2E3E" w:rsidRDefault="00996884" w:rsidP="00996884">
      <w:pPr>
        <w:rPr>
          <w:del w:id="909" w:author="Christi Hildebrandt" w:date="2018-09-27T18:37:00Z"/>
        </w:rPr>
      </w:pPr>
    </w:p>
    <w:p w:rsidR="00996884" w:rsidRDefault="00996884" w:rsidP="00996884">
      <w:r>
        <w:t>The logic</w:t>
      </w:r>
      <w:ins w:id="910" w:author="Christi Hildebrandt" w:date="2018-09-27T18:37:00Z">
        <w:r w:rsidR="002D2E3E">
          <w:t xml:space="preserve"> used to generate the PSF XML</w:t>
        </w:r>
      </w:ins>
      <w:r>
        <w:t xml:space="preserve"> is</w:t>
      </w:r>
      <w:del w:id="911" w:author="Christi Hildebrandt" w:date="2018-09-27T18:37:00Z">
        <w:r w:rsidDel="002D2E3E">
          <w:delText xml:space="preserve"> the following</w:delText>
        </w:r>
      </w:del>
      <w:r>
        <w:t>:</w:t>
      </w:r>
    </w:p>
    <w:p w:rsidR="00996884" w:rsidRDefault="00996884">
      <w:pPr>
        <w:pStyle w:val="ListParagraph"/>
        <w:numPr>
          <w:ilvl w:val="0"/>
          <w:numId w:val="27"/>
        </w:numPr>
        <w:pPrChange w:id="912" w:author="Christi Hildebrandt" w:date="2018-09-27T18:37:00Z">
          <w:pPr>
            <w:pStyle w:val="ListParagraph"/>
            <w:numPr>
              <w:numId w:val="14"/>
            </w:numPr>
            <w:ind w:hanging="360"/>
          </w:pPr>
        </w:pPrChange>
      </w:pPr>
      <w:r>
        <w:t xml:space="preserve">Based on the reporting month and year a date range is </w:t>
      </w:r>
      <w:r w:rsidR="00723B24">
        <w:t>created.</w:t>
      </w:r>
    </w:p>
    <w:p w:rsidR="00996884" w:rsidRDefault="00996884">
      <w:pPr>
        <w:pStyle w:val="ListParagraph"/>
        <w:numPr>
          <w:ilvl w:val="0"/>
          <w:numId w:val="27"/>
        </w:numPr>
        <w:pPrChange w:id="913" w:author="Christi Hildebrandt" w:date="2018-09-27T18:37:00Z">
          <w:pPr>
            <w:pStyle w:val="ListParagraph"/>
            <w:numPr>
              <w:numId w:val="14"/>
            </w:numPr>
            <w:ind w:hanging="360"/>
          </w:pPr>
        </w:pPrChange>
      </w:pPr>
      <w:r>
        <w:t xml:space="preserve">Based on that date range, all the records from </w:t>
      </w:r>
      <w:proofErr w:type="spellStart"/>
      <w:r>
        <w:t>psf_index</w:t>
      </w:r>
      <w:proofErr w:type="spellEnd"/>
      <w:r>
        <w:t xml:space="preserve"> </w:t>
      </w:r>
      <w:del w:id="914" w:author="Christi Hildebrandt" w:date="2018-09-27T18:37:00Z">
        <w:r w:rsidDel="002D2E3E">
          <w:delText xml:space="preserve">which </w:delText>
        </w:r>
      </w:del>
      <w:ins w:id="915" w:author="Christi Hildebrandt" w:date="2018-09-27T18:37:00Z">
        <w:r w:rsidR="002D2E3E">
          <w:t xml:space="preserve">with </w:t>
        </w:r>
      </w:ins>
      <w:proofErr w:type="spellStart"/>
      <w:r>
        <w:t>indexLastChgDt</w:t>
      </w:r>
      <w:proofErr w:type="spellEnd"/>
      <w:r>
        <w:t xml:space="preserve"> </w:t>
      </w:r>
      <w:del w:id="916" w:author="Christi Hildebrandt" w:date="2018-09-27T18:37:00Z">
        <w:r w:rsidDel="002D2E3E">
          <w:delText xml:space="preserve">is </w:delText>
        </w:r>
      </w:del>
      <w:r>
        <w:t>in that range</w:t>
      </w:r>
      <w:r w:rsidR="00723B24">
        <w:t xml:space="preserve"> will be read.</w:t>
      </w:r>
    </w:p>
    <w:p w:rsidR="00996884" w:rsidRDefault="00996884">
      <w:pPr>
        <w:pStyle w:val="ListParagraph"/>
        <w:numPr>
          <w:ilvl w:val="0"/>
          <w:numId w:val="27"/>
        </w:numPr>
        <w:pPrChange w:id="917" w:author="Christi Hildebrandt" w:date="2018-09-27T18:37:00Z">
          <w:pPr>
            <w:pStyle w:val="ListParagraph"/>
            <w:numPr>
              <w:numId w:val="14"/>
            </w:numPr>
            <w:ind w:hanging="360"/>
          </w:pPr>
        </w:pPrChange>
      </w:pPr>
      <w:r>
        <w:t xml:space="preserve">For each of the </w:t>
      </w:r>
      <w:proofErr w:type="spellStart"/>
      <w:r>
        <w:t>psf_index</w:t>
      </w:r>
      <w:proofErr w:type="spellEnd"/>
      <w:r>
        <w:t xml:space="preserve"> records, the </w:t>
      </w:r>
      <w:proofErr w:type="spellStart"/>
      <w:r>
        <w:t>caseNumberLo</w:t>
      </w:r>
      <w:r w:rsidR="00723B24">
        <w:t>calId</w:t>
      </w:r>
      <w:proofErr w:type="spellEnd"/>
      <w:r w:rsidR="00723B24">
        <w:t xml:space="preserve"> and the </w:t>
      </w:r>
      <w:proofErr w:type="spellStart"/>
      <w:r w:rsidR="00723B24">
        <w:t>clientIdLocalId</w:t>
      </w:r>
      <w:proofErr w:type="spellEnd"/>
      <w:r w:rsidR="00723B24">
        <w:t xml:space="preserve"> are</w:t>
      </w:r>
      <w:r>
        <w:t xml:space="preserve"> read</w:t>
      </w:r>
      <w:ins w:id="918" w:author="Christi Hildebrandt" w:date="2018-09-27T18:38:00Z">
        <w:r w:rsidR="002D2E3E">
          <w:t>.</w:t>
        </w:r>
      </w:ins>
    </w:p>
    <w:p w:rsidR="00996884" w:rsidRDefault="00996884">
      <w:pPr>
        <w:pStyle w:val="ListParagraph"/>
        <w:numPr>
          <w:ilvl w:val="1"/>
          <w:numId w:val="27"/>
        </w:numPr>
        <w:pPrChange w:id="919" w:author="Christi Hildebrandt" w:date="2018-09-27T18:37:00Z">
          <w:pPr>
            <w:pStyle w:val="ListParagraph"/>
            <w:numPr>
              <w:ilvl w:val="1"/>
              <w:numId w:val="14"/>
            </w:numPr>
            <w:ind w:left="1440" w:hanging="360"/>
          </w:pPr>
        </w:pPrChange>
      </w:pPr>
      <w:r>
        <w:t xml:space="preserve">The </w:t>
      </w:r>
      <w:proofErr w:type="spellStart"/>
      <w:r>
        <w:t>caseNumberLocalId</w:t>
      </w:r>
      <w:proofErr w:type="spellEnd"/>
      <w:r>
        <w:t xml:space="preserve"> is used to retrieve sessions</w:t>
      </w:r>
      <w:r w:rsidR="00723B24">
        <w:t xml:space="preserve"> (for sites)</w:t>
      </w:r>
      <w:ins w:id="920" w:author="Christi Hildebrandt" w:date="2018-09-27T18:38:00Z">
        <w:r w:rsidR="002D2E3E">
          <w:t>.</w:t>
        </w:r>
      </w:ins>
    </w:p>
    <w:p w:rsidR="00996884" w:rsidRDefault="00996884">
      <w:pPr>
        <w:pStyle w:val="ListParagraph"/>
        <w:numPr>
          <w:ilvl w:val="1"/>
          <w:numId w:val="27"/>
        </w:numPr>
        <w:pPrChange w:id="921" w:author="Christi Hildebrandt" w:date="2018-09-27T18:37:00Z">
          <w:pPr>
            <w:pStyle w:val="ListParagraph"/>
            <w:numPr>
              <w:ilvl w:val="1"/>
              <w:numId w:val="14"/>
            </w:numPr>
            <w:ind w:left="1440" w:hanging="360"/>
          </w:pPr>
        </w:pPrChange>
      </w:pPr>
      <w:r>
        <w:t xml:space="preserve">The </w:t>
      </w:r>
      <w:proofErr w:type="spellStart"/>
      <w:r>
        <w:t>clientIdLocalId</w:t>
      </w:r>
      <w:proofErr w:type="spellEnd"/>
      <w:r>
        <w:t xml:space="preserve"> is used to retrieve clients, risk and partner data.</w:t>
      </w:r>
    </w:p>
    <w:p w:rsidR="00996884" w:rsidDel="002D2E3E" w:rsidRDefault="00996884" w:rsidP="00996884">
      <w:pPr>
        <w:pStyle w:val="ListParagraph"/>
        <w:ind w:left="1440"/>
        <w:rPr>
          <w:del w:id="922" w:author="Christi Hildebrandt" w:date="2018-09-27T18:38:00Z"/>
        </w:rPr>
      </w:pPr>
    </w:p>
    <w:p w:rsidR="00996884" w:rsidRDefault="00BF407F">
      <w:pPr>
        <w:pStyle w:val="ListParagraph"/>
        <w:numPr>
          <w:ilvl w:val="0"/>
          <w:numId w:val="27"/>
        </w:numPr>
        <w:pPrChange w:id="923" w:author="Christi Hildebrandt" w:date="2018-09-27T18:37:00Z">
          <w:pPr>
            <w:pStyle w:val="ListParagraph"/>
            <w:numPr>
              <w:numId w:val="14"/>
            </w:numPr>
            <w:ind w:hanging="360"/>
          </w:pPr>
        </w:pPrChange>
      </w:pPr>
      <w:r>
        <w:t xml:space="preserve">Once </w:t>
      </w:r>
      <w:del w:id="924" w:author="Christi Hildebrandt" w:date="2018-09-27T18:38:00Z">
        <w:r w:rsidDel="002D2E3E">
          <w:delText xml:space="preserve">we have </w:delText>
        </w:r>
      </w:del>
      <w:r>
        <w:t>all the data</w:t>
      </w:r>
      <w:ins w:id="925" w:author="Christi Hildebrandt" w:date="2018-09-27T18:38:00Z">
        <w:r w:rsidR="002D2E3E">
          <w:t xml:space="preserve"> has been compiled</w:t>
        </w:r>
      </w:ins>
      <w:r>
        <w:t xml:space="preserve"> in a useful structure (collections and maps), the PSF data is ready for populating the PSF</w:t>
      </w:r>
      <w:ins w:id="926" w:author="Christi Hildebrandt" w:date="2018-09-27T18:38:00Z">
        <w:r w:rsidR="002D2E3E">
          <w:t xml:space="preserve"> XML</w:t>
        </w:r>
      </w:ins>
      <w:r>
        <w:t xml:space="preserve"> file.</w:t>
      </w:r>
    </w:p>
    <w:p w:rsidR="00996884" w:rsidRDefault="00996884">
      <w:pPr>
        <w:pStyle w:val="ListParagraph"/>
        <w:numPr>
          <w:ilvl w:val="0"/>
          <w:numId w:val="27"/>
        </w:numPr>
        <w:pPrChange w:id="927" w:author="Christi Hildebrandt" w:date="2018-09-27T18:37:00Z">
          <w:pPr>
            <w:pStyle w:val="ListParagraph"/>
            <w:numPr>
              <w:numId w:val="14"/>
            </w:numPr>
            <w:ind w:hanging="360"/>
          </w:pPr>
        </w:pPrChange>
      </w:pPr>
      <w:r>
        <w:t xml:space="preserve">The method that will create the </w:t>
      </w:r>
      <w:ins w:id="928" w:author="Christi Hildebrandt" w:date="2018-09-27T18:38:00Z">
        <w:r w:rsidR="002D2E3E">
          <w:t xml:space="preserve">PSF </w:t>
        </w:r>
      </w:ins>
      <w:r>
        <w:t xml:space="preserve">XML is called: </w:t>
      </w:r>
      <w:proofErr w:type="spellStart"/>
      <w:r w:rsidRPr="00B3262F">
        <w:t>buildPartnerServicesDocument</w:t>
      </w:r>
      <w:proofErr w:type="spellEnd"/>
      <w:ins w:id="929" w:author="Christi Hildebrandt" w:date="2018-09-27T18:38:00Z">
        <w:r w:rsidR="002D2E3E">
          <w:t>. This method populate</w:t>
        </w:r>
      </w:ins>
      <w:ins w:id="930" w:author="Fatima Lopez Calzado" w:date="2018-10-02T14:21:00Z">
        <w:r w:rsidR="00C92E91">
          <w:t>s</w:t>
        </w:r>
      </w:ins>
      <w:ins w:id="931" w:author="Christi Hildebrandt" w:date="2018-09-27T18:38:00Z">
        <w:r w:rsidR="002D2E3E">
          <w:t>:</w:t>
        </w:r>
      </w:ins>
    </w:p>
    <w:p w:rsidR="00996884" w:rsidRDefault="00723B24">
      <w:pPr>
        <w:pStyle w:val="ListParagraph"/>
        <w:numPr>
          <w:ilvl w:val="1"/>
          <w:numId w:val="27"/>
        </w:numPr>
        <w:pPrChange w:id="932" w:author="Christi Hildebrandt" w:date="2018-09-27T18:37:00Z">
          <w:pPr>
            <w:pStyle w:val="ListParagraph"/>
            <w:numPr>
              <w:ilvl w:val="1"/>
              <w:numId w:val="14"/>
            </w:numPr>
            <w:ind w:left="1440" w:hanging="360"/>
          </w:pPr>
        </w:pPrChange>
      </w:pPr>
      <w:del w:id="933" w:author="Christi Hildebrandt" w:date="2018-09-27T18:38:00Z">
        <w:r w:rsidDel="002D2E3E">
          <w:delText xml:space="preserve">Fills </w:delText>
        </w:r>
      </w:del>
      <w:r>
        <w:t>H</w:t>
      </w:r>
      <w:r w:rsidR="00996884">
        <w:t xml:space="preserve">eader </w:t>
      </w:r>
      <w:del w:id="934" w:author="Christi Hildebrandt" w:date="2018-09-27T18:38:00Z">
        <w:r w:rsidR="00996884" w:rsidDel="002D2E3E">
          <w:delText>i</w:delText>
        </w:r>
      </w:del>
      <w:ins w:id="935" w:author="Christi Hildebrandt" w:date="2018-09-27T18:38:00Z">
        <w:r w:rsidR="002D2E3E">
          <w:t>I</w:t>
        </w:r>
      </w:ins>
      <w:r w:rsidR="00996884">
        <w:t>nformation</w:t>
      </w:r>
    </w:p>
    <w:p w:rsidR="00996884" w:rsidRDefault="00723B24">
      <w:pPr>
        <w:pStyle w:val="ListParagraph"/>
        <w:numPr>
          <w:ilvl w:val="1"/>
          <w:numId w:val="27"/>
        </w:numPr>
        <w:pPrChange w:id="936" w:author="Christi Hildebrandt" w:date="2018-09-27T18:37:00Z">
          <w:pPr>
            <w:pStyle w:val="ListParagraph"/>
            <w:numPr>
              <w:ilvl w:val="1"/>
              <w:numId w:val="14"/>
            </w:numPr>
            <w:ind w:left="1440" w:hanging="360"/>
          </w:pPr>
        </w:pPrChange>
      </w:pPr>
      <w:del w:id="937" w:author="Christi Hildebrandt" w:date="2018-09-27T18:38:00Z">
        <w:r w:rsidDel="002D2E3E">
          <w:delText xml:space="preserve">Fills </w:delText>
        </w:r>
      </w:del>
      <w:r>
        <w:t>S</w:t>
      </w:r>
      <w:r w:rsidR="00996884">
        <w:t>ites</w:t>
      </w:r>
    </w:p>
    <w:p w:rsidR="00996884" w:rsidRDefault="00996884">
      <w:pPr>
        <w:pStyle w:val="ListParagraph"/>
        <w:numPr>
          <w:ilvl w:val="1"/>
          <w:numId w:val="27"/>
        </w:numPr>
        <w:pPrChange w:id="938" w:author="Christi Hildebrandt" w:date="2018-09-27T18:37:00Z">
          <w:pPr>
            <w:pStyle w:val="ListParagraph"/>
            <w:numPr>
              <w:ilvl w:val="1"/>
              <w:numId w:val="14"/>
            </w:numPr>
            <w:ind w:left="1440" w:hanging="360"/>
          </w:pPr>
        </w:pPrChange>
      </w:pPr>
      <w:del w:id="939" w:author="Christi Hildebrandt" w:date="2018-09-27T18:38:00Z">
        <w:r w:rsidDel="002D2E3E">
          <w:delText>Fill</w:delText>
        </w:r>
        <w:r w:rsidR="00160D23" w:rsidDel="002D2E3E">
          <w:delText>s</w:delText>
        </w:r>
        <w:r w:rsidR="00723B24" w:rsidDel="002D2E3E">
          <w:delText xml:space="preserve"> </w:delText>
        </w:r>
      </w:del>
      <w:r w:rsidR="00723B24">
        <w:t>Clients, Risk, Partner and S</w:t>
      </w:r>
      <w:r>
        <w:t>ession</w:t>
      </w:r>
    </w:p>
    <w:sectPr w:rsidR="00996884" w:rsidSect="00263440">
      <w:headerReference w:type="default" r:id="rId22"/>
      <w:footerReference w:type="default" r:id="rId23"/>
      <w:headerReference w:type="first" r:id="rId24"/>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17" w:author="Christi Hildebrandt" w:date="2018-09-27T18:40:00Z" w:initials="CH">
    <w:p w:rsidR="002D2E3E" w:rsidRDefault="002D2E3E">
      <w:pPr>
        <w:pStyle w:val="CommentText"/>
      </w:pPr>
      <w:r>
        <w:rPr>
          <w:rStyle w:val="CommentReference"/>
        </w:rPr>
        <w:annotationRef/>
      </w:r>
      <w:r>
        <w:t>Is this right? I wasn't 100% sure what DT stood for.</w:t>
      </w:r>
    </w:p>
  </w:comment>
  <w:comment w:id="318" w:author="Fatima Lopez Calzado" w:date="2018-10-02T14:25:00Z" w:initials="FLC">
    <w:p w:rsidR="00C92E91" w:rsidRDefault="00C92E91">
      <w:pPr>
        <w:pStyle w:val="CommentText"/>
      </w:pPr>
      <w:r>
        <w:rPr>
          <w:rStyle w:val="CommentReference"/>
        </w:rPr>
        <w:annotationRef/>
      </w:r>
      <w:r>
        <w:t>DT stands for: Data Transfer Object</w:t>
      </w:r>
    </w:p>
  </w:comment>
  <w:comment w:id="723" w:author="Christi Hildebrandt" w:date="2018-10-02T14:24:00Z" w:initials="CH">
    <w:p w:rsidR="002D2E3E" w:rsidRDefault="002D2E3E">
      <w:pPr>
        <w:pStyle w:val="CommentText"/>
      </w:pPr>
      <w:r>
        <w:rPr>
          <w:rStyle w:val="CommentReference"/>
        </w:rPr>
        <w:annotationRef/>
      </w:r>
      <w:r>
        <w:t>Verify this example is correct.</w:t>
      </w:r>
      <w:r w:rsidR="00C92E91">
        <w:t xml:space="preserve"> </w:t>
      </w:r>
    </w:p>
  </w:comment>
  <w:comment w:id="721" w:author="Fatima Lopez Calzado" w:date="2018-10-02T14:25:00Z" w:initials="FLC">
    <w:p w:rsidR="00C92E91" w:rsidRDefault="00C92E91">
      <w:pPr>
        <w:pStyle w:val="CommentText"/>
      </w:pPr>
      <w:r>
        <w:rPr>
          <w:rStyle w:val="CommentReference"/>
        </w:rPr>
        <w:annotationRef/>
      </w:r>
      <w:r>
        <w:t>It is correct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598C" w:rsidRDefault="00EA598C" w:rsidP="00CB74DE">
      <w:pPr>
        <w:spacing w:after="0" w:line="240" w:lineRule="auto"/>
      </w:pPr>
      <w:r>
        <w:separator/>
      </w:r>
    </w:p>
  </w:endnote>
  <w:endnote w:type="continuationSeparator" w:id="0">
    <w:p w:rsidR="00EA598C" w:rsidRDefault="00EA598C" w:rsidP="00CB7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3836249"/>
      <w:docPartObj>
        <w:docPartGallery w:val="Page Numbers (Bottom of Page)"/>
        <w:docPartUnique/>
      </w:docPartObj>
    </w:sdtPr>
    <w:sdtEndPr>
      <w:rPr>
        <w:noProof/>
      </w:rPr>
    </w:sdtEndPr>
    <w:sdtContent>
      <w:p w:rsidR="0057290A" w:rsidRDefault="0057290A">
        <w:pPr>
          <w:pStyle w:val="Footer"/>
          <w:jc w:val="right"/>
        </w:pPr>
        <w:r w:rsidRPr="00CB74DE">
          <w:rPr>
            <w:sz w:val="16"/>
          </w:rPr>
          <w:fldChar w:fldCharType="begin"/>
        </w:r>
        <w:r w:rsidRPr="00CB74DE">
          <w:rPr>
            <w:sz w:val="16"/>
          </w:rPr>
          <w:instrText xml:space="preserve"> PAGE   \* MERGEFORMAT </w:instrText>
        </w:r>
        <w:r w:rsidRPr="00CB74DE">
          <w:rPr>
            <w:sz w:val="16"/>
          </w:rPr>
          <w:fldChar w:fldCharType="separate"/>
        </w:r>
        <w:r w:rsidR="00552531">
          <w:rPr>
            <w:noProof/>
            <w:sz w:val="16"/>
          </w:rPr>
          <w:t>1</w:t>
        </w:r>
        <w:r w:rsidRPr="00CB74DE">
          <w:rPr>
            <w:noProof/>
            <w:sz w:val="16"/>
          </w:rPr>
          <w:fldChar w:fldCharType="end"/>
        </w:r>
      </w:p>
    </w:sdtContent>
  </w:sdt>
  <w:p w:rsidR="0057290A" w:rsidRDefault="0057290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598C" w:rsidRDefault="00EA598C" w:rsidP="00CB74DE">
      <w:pPr>
        <w:spacing w:after="0" w:line="240" w:lineRule="auto"/>
      </w:pPr>
      <w:r>
        <w:separator/>
      </w:r>
    </w:p>
  </w:footnote>
  <w:footnote w:type="continuationSeparator" w:id="0">
    <w:p w:rsidR="00EA598C" w:rsidRDefault="00EA598C" w:rsidP="00CB74D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90A" w:rsidRPr="00263440" w:rsidRDefault="0057290A" w:rsidP="00263440">
    <w:pPr>
      <w:pStyle w:val="Header"/>
      <w:pBdr>
        <w:bottom w:val="thinThickSmallGap" w:sz="18" w:space="1" w:color="1F497D" w:themeColor="text2"/>
      </w:pBdr>
      <w:tabs>
        <w:tab w:val="left" w:pos="7092"/>
      </w:tabs>
      <w:spacing w:after="240"/>
    </w:pPr>
    <w:r w:rsidRPr="007401B2">
      <w:rPr>
        <w:noProof/>
        <w:lang w:val="es-ES_tradnl" w:eastAsia="es-ES_tradnl"/>
      </w:rPr>
      <w:drawing>
        <wp:inline distT="0" distB="0" distL="0" distR="0" wp14:anchorId="761E78CE" wp14:editId="0A0D7817">
          <wp:extent cx="828675" cy="499242"/>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rotWithShape="1">
                  <a:blip r:embed="rId1">
                    <a:extLst>
                      <a:ext uri="{28A0092B-C50C-407E-A947-70E740481C1C}">
                        <a14:useLocalDpi xmlns:a14="http://schemas.microsoft.com/office/drawing/2010/main" val="0"/>
                      </a:ext>
                    </a:extLst>
                  </a:blip>
                  <a:srcRect r="76762"/>
                  <a:stretch/>
                </pic:blipFill>
                <pic:spPr>
                  <a:xfrm>
                    <a:off x="0" y="0"/>
                    <a:ext cx="840342" cy="506271"/>
                  </a:xfrm>
                  <a:prstGeom prst="rect">
                    <a:avLst/>
                  </a:prstGeom>
                </pic:spPr>
              </pic:pic>
            </a:graphicData>
          </a:graphic>
        </wp:inline>
      </w:drawing>
    </w:r>
    <w:r w:rsidRPr="007401B2">
      <w:tab/>
    </w:r>
    <w:r>
      <w:t>Design Overview: Partner Services File</w:t>
    </w:r>
    <w:r w:rsidRPr="007401B2">
      <w:tab/>
    </w:r>
    <w:r>
      <w:tab/>
    </w:r>
    <w:r w:rsidRPr="007401B2">
      <w:rPr>
        <w:noProof/>
        <w:lang w:val="es-ES_tradnl" w:eastAsia="es-ES_tradnl"/>
      </w:rPr>
      <w:drawing>
        <wp:inline distT="0" distB="0" distL="0" distR="0" wp14:anchorId="359C1011" wp14:editId="3F212B86">
          <wp:extent cx="574189" cy="581025"/>
          <wp:effectExtent l="0" t="0" r="0" b="0"/>
          <wp:docPr id="18" name="Picture 18" descr="hh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hs2.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189" cy="58102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290A" w:rsidRPr="00263440" w:rsidRDefault="0057290A" w:rsidP="00263440">
    <w:pPr>
      <w:pStyle w:val="Header"/>
      <w:pBdr>
        <w:bottom w:val="thinThickSmallGap" w:sz="18" w:space="1" w:color="1F497D" w:themeColor="text2"/>
      </w:pBdr>
      <w:tabs>
        <w:tab w:val="left" w:pos="7092"/>
      </w:tabs>
      <w:spacing w:after="240"/>
    </w:pPr>
    <w:r w:rsidRPr="007401B2">
      <w:rPr>
        <w:noProof/>
        <w:lang w:val="es-ES_tradnl" w:eastAsia="es-ES_tradnl"/>
      </w:rPr>
      <w:drawing>
        <wp:inline distT="0" distB="0" distL="0" distR="0" wp14:anchorId="0FC27FC7" wp14:editId="33ACA5FF">
          <wp:extent cx="828675" cy="499242"/>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rotWithShape="1">
                  <a:blip r:embed="rId1">
                    <a:extLst>
                      <a:ext uri="{28A0092B-C50C-407E-A947-70E740481C1C}">
                        <a14:useLocalDpi xmlns:a14="http://schemas.microsoft.com/office/drawing/2010/main" val="0"/>
                      </a:ext>
                    </a:extLst>
                  </a:blip>
                  <a:srcRect r="76762"/>
                  <a:stretch/>
                </pic:blipFill>
                <pic:spPr>
                  <a:xfrm>
                    <a:off x="0" y="0"/>
                    <a:ext cx="840342" cy="506271"/>
                  </a:xfrm>
                  <a:prstGeom prst="rect">
                    <a:avLst/>
                  </a:prstGeom>
                </pic:spPr>
              </pic:pic>
            </a:graphicData>
          </a:graphic>
        </wp:inline>
      </w:drawing>
    </w:r>
    <w:r w:rsidRPr="007401B2">
      <w:tab/>
    </w:r>
    <w:r>
      <w:t>Design Overview: NBS Master ETL Process</w:t>
    </w:r>
    <w:r w:rsidRPr="007401B2">
      <w:tab/>
    </w:r>
    <w:r>
      <w:tab/>
    </w:r>
    <w:r w:rsidRPr="007401B2">
      <w:rPr>
        <w:noProof/>
        <w:lang w:val="es-ES_tradnl" w:eastAsia="es-ES_tradnl"/>
      </w:rPr>
      <w:drawing>
        <wp:inline distT="0" distB="0" distL="0" distR="0" wp14:anchorId="01690407" wp14:editId="34CC3299">
          <wp:extent cx="574189" cy="581025"/>
          <wp:effectExtent l="0" t="0" r="0" b="0"/>
          <wp:docPr id="15" name="Picture 15" descr="hhs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hs2.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189"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41738"/>
    <w:multiLevelType w:val="hybridMultilevel"/>
    <w:tmpl w:val="FD8ED02E"/>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nsid w:val="027034DE"/>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
    <w:nsid w:val="04FE2A6E"/>
    <w:multiLevelType w:val="hybridMultilevel"/>
    <w:tmpl w:val="D87A728E"/>
    <w:lvl w:ilvl="0" w:tplc="7DEAEC4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B973E6"/>
    <w:multiLevelType w:val="hybridMultilevel"/>
    <w:tmpl w:val="24287FB0"/>
    <w:lvl w:ilvl="0" w:tplc="7DEAEC40">
      <w:numFmt w:val="bullet"/>
      <w:lvlText w:val=""/>
      <w:lvlJc w:val="left"/>
      <w:pPr>
        <w:ind w:left="360" w:hanging="360"/>
      </w:pPr>
      <w:rPr>
        <w:rFonts w:ascii="Symbol" w:eastAsiaTheme="minorHAnsi" w:hAnsi="Symbol" w:cstheme="minorBidi"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nsid w:val="11A52C53"/>
    <w:multiLevelType w:val="hybridMultilevel"/>
    <w:tmpl w:val="87FE8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7216BD"/>
    <w:multiLevelType w:val="multilevel"/>
    <w:tmpl w:val="D35E7D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1801193D"/>
    <w:multiLevelType w:val="hybridMultilevel"/>
    <w:tmpl w:val="CC22CA64"/>
    <w:lvl w:ilvl="0" w:tplc="8C3C4580">
      <w:numFmt w:val="bullet"/>
      <w:lvlText w:val="•"/>
      <w:lvlJc w:val="left"/>
      <w:pPr>
        <w:ind w:left="1125" w:hanging="72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255D22CF"/>
    <w:multiLevelType w:val="hybridMultilevel"/>
    <w:tmpl w:val="CE763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5F32BB"/>
    <w:multiLevelType w:val="hybridMultilevel"/>
    <w:tmpl w:val="E75079D8"/>
    <w:lvl w:ilvl="0" w:tplc="9E7EBCF6">
      <w:numFmt w:val="bullet"/>
      <w:lvlText w:val="-"/>
      <w:lvlJc w:val="left"/>
      <w:pPr>
        <w:ind w:left="720" w:hanging="360"/>
      </w:pPr>
      <w:rPr>
        <w:rFonts w:ascii="Calibri" w:eastAsiaTheme="minorHAnsi" w:hAnsi="Calibri" w:cstheme="minorBidi"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nsid w:val="2FE94220"/>
    <w:multiLevelType w:val="hybridMultilevel"/>
    <w:tmpl w:val="8D348436"/>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32B50506"/>
    <w:multiLevelType w:val="hybridMultilevel"/>
    <w:tmpl w:val="B2FCDF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3AA63904"/>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
    <w:nsid w:val="3C5E2FE4"/>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nsid w:val="3F1300F7"/>
    <w:multiLevelType w:val="hybridMultilevel"/>
    <w:tmpl w:val="CD7C99DE"/>
    <w:lvl w:ilvl="0" w:tplc="0409000F">
      <w:start w:val="1"/>
      <w:numFmt w:val="decimal"/>
      <w:lvlText w:val="%1."/>
      <w:lvlJc w:val="left"/>
      <w:pPr>
        <w:ind w:left="360" w:hanging="360"/>
      </w:pPr>
      <w:rPr>
        <w:rFonts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4">
    <w:nsid w:val="4C193290"/>
    <w:multiLevelType w:val="hybridMultilevel"/>
    <w:tmpl w:val="FC002722"/>
    <w:lvl w:ilvl="0" w:tplc="7DEAEC40">
      <w:numFmt w:val="bullet"/>
      <w:lvlText w:val=""/>
      <w:lvlJc w:val="left"/>
      <w:pPr>
        <w:ind w:left="360" w:hanging="360"/>
      </w:pPr>
      <w:rPr>
        <w:rFonts w:ascii="Symbol" w:eastAsiaTheme="minorHAnsi" w:hAnsi="Symbol" w:cstheme="minorBidi"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5">
    <w:nsid w:val="51BB2DCD"/>
    <w:multiLevelType w:val="hybridMultilevel"/>
    <w:tmpl w:val="88D28430"/>
    <w:lvl w:ilvl="0" w:tplc="7DEAEC40">
      <w:numFmt w:val="bullet"/>
      <w:lvlText w:val=""/>
      <w:lvlJc w:val="left"/>
      <w:pPr>
        <w:ind w:left="360" w:hanging="360"/>
      </w:pPr>
      <w:rPr>
        <w:rFonts w:ascii="Symbol" w:eastAsiaTheme="minorHAnsi" w:hAnsi="Symbol" w:cstheme="minorBidi"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6">
    <w:nsid w:val="556E27D1"/>
    <w:multiLevelType w:val="hybridMultilevel"/>
    <w:tmpl w:val="89C49FD8"/>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7">
    <w:nsid w:val="57EA743B"/>
    <w:multiLevelType w:val="hybridMultilevel"/>
    <w:tmpl w:val="2D7E901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nsid w:val="5A9F3E8A"/>
    <w:multiLevelType w:val="hybridMultilevel"/>
    <w:tmpl w:val="078E1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844063"/>
    <w:multiLevelType w:val="hybridMultilevel"/>
    <w:tmpl w:val="BB2C359A"/>
    <w:lvl w:ilvl="0" w:tplc="7DEAEC4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0DA68B7"/>
    <w:multiLevelType w:val="hybridMultilevel"/>
    <w:tmpl w:val="EC446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A76A48"/>
    <w:multiLevelType w:val="hybridMultilevel"/>
    <w:tmpl w:val="096CE564"/>
    <w:lvl w:ilvl="0" w:tplc="7DEAEC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FE1426"/>
    <w:multiLevelType w:val="hybridMultilevel"/>
    <w:tmpl w:val="2E364F84"/>
    <w:lvl w:ilvl="0" w:tplc="A1E8AD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AC6F7B"/>
    <w:multiLevelType w:val="hybridMultilevel"/>
    <w:tmpl w:val="11D0C6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E13031E"/>
    <w:multiLevelType w:val="hybridMultilevel"/>
    <w:tmpl w:val="919CB162"/>
    <w:lvl w:ilvl="0" w:tplc="8C3C458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8"/>
  </w:num>
  <w:num w:numId="4">
    <w:abstractNumId w:val="24"/>
  </w:num>
  <w:num w:numId="5">
    <w:abstractNumId w:val="6"/>
  </w:num>
  <w:num w:numId="6">
    <w:abstractNumId w:val="22"/>
  </w:num>
  <w:num w:numId="7">
    <w:abstractNumId w:val="9"/>
  </w:num>
  <w:num w:numId="8">
    <w:abstractNumId w:val="7"/>
  </w:num>
  <w:num w:numId="9">
    <w:abstractNumId w:val="4"/>
  </w:num>
  <w:num w:numId="10">
    <w:abstractNumId w:val="20"/>
  </w:num>
  <w:num w:numId="11">
    <w:abstractNumId w:val="23"/>
  </w:num>
  <w:num w:numId="12">
    <w:abstractNumId w:val="5"/>
  </w:num>
  <w:num w:numId="13">
    <w:abstractNumId w:val="11"/>
  </w:num>
  <w:num w:numId="14">
    <w:abstractNumId w:val="8"/>
  </w:num>
  <w:num w:numId="15">
    <w:abstractNumId w:val="16"/>
  </w:num>
  <w:num w:numId="16">
    <w:abstractNumId w:val="17"/>
  </w:num>
  <w:num w:numId="17">
    <w:abstractNumId w:val="5"/>
  </w:num>
  <w:num w:numId="18">
    <w:abstractNumId w:val="21"/>
  </w:num>
  <w:num w:numId="19">
    <w:abstractNumId w:val="19"/>
  </w:num>
  <w:num w:numId="20">
    <w:abstractNumId w:val="2"/>
  </w:num>
  <w:num w:numId="21">
    <w:abstractNumId w:val="13"/>
  </w:num>
  <w:num w:numId="22">
    <w:abstractNumId w:val="1"/>
  </w:num>
  <w:num w:numId="23">
    <w:abstractNumId w:val="12"/>
  </w:num>
  <w:num w:numId="24">
    <w:abstractNumId w:val="14"/>
  </w:num>
  <w:num w:numId="25">
    <w:abstractNumId w:val="3"/>
  </w:num>
  <w:num w:numId="26">
    <w:abstractNumId w:val="15"/>
  </w:num>
  <w:num w:numId="27">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F37"/>
    <w:rsid w:val="00001113"/>
    <w:rsid w:val="00002C6D"/>
    <w:rsid w:val="0001078E"/>
    <w:rsid w:val="00011A0D"/>
    <w:rsid w:val="00015155"/>
    <w:rsid w:val="00015482"/>
    <w:rsid w:val="00015BAE"/>
    <w:rsid w:val="00023B10"/>
    <w:rsid w:val="000264E4"/>
    <w:rsid w:val="00033978"/>
    <w:rsid w:val="00035392"/>
    <w:rsid w:val="00037D8C"/>
    <w:rsid w:val="00041FAD"/>
    <w:rsid w:val="000465F8"/>
    <w:rsid w:val="00050E47"/>
    <w:rsid w:val="00050F04"/>
    <w:rsid w:val="00053669"/>
    <w:rsid w:val="00055039"/>
    <w:rsid w:val="000618FD"/>
    <w:rsid w:val="00064631"/>
    <w:rsid w:val="000706DE"/>
    <w:rsid w:val="00070D89"/>
    <w:rsid w:val="00072B52"/>
    <w:rsid w:val="00085509"/>
    <w:rsid w:val="00087E28"/>
    <w:rsid w:val="00090D2C"/>
    <w:rsid w:val="00090DB1"/>
    <w:rsid w:val="00092694"/>
    <w:rsid w:val="000945A5"/>
    <w:rsid w:val="000966B5"/>
    <w:rsid w:val="00097843"/>
    <w:rsid w:val="000A3846"/>
    <w:rsid w:val="000A5F7F"/>
    <w:rsid w:val="000B2BD2"/>
    <w:rsid w:val="000B668E"/>
    <w:rsid w:val="000C163E"/>
    <w:rsid w:val="000C3262"/>
    <w:rsid w:val="000C3366"/>
    <w:rsid w:val="000D1CE5"/>
    <w:rsid w:val="000D38BE"/>
    <w:rsid w:val="000D5688"/>
    <w:rsid w:val="000D577F"/>
    <w:rsid w:val="000D6443"/>
    <w:rsid w:val="000E6D06"/>
    <w:rsid w:val="000E74C0"/>
    <w:rsid w:val="000E75B1"/>
    <w:rsid w:val="000F479F"/>
    <w:rsid w:val="000F53B6"/>
    <w:rsid w:val="001007EF"/>
    <w:rsid w:val="00103F38"/>
    <w:rsid w:val="0010693D"/>
    <w:rsid w:val="0011175B"/>
    <w:rsid w:val="001168F0"/>
    <w:rsid w:val="0012203B"/>
    <w:rsid w:val="00122B88"/>
    <w:rsid w:val="00124A5D"/>
    <w:rsid w:val="0012674F"/>
    <w:rsid w:val="0012682B"/>
    <w:rsid w:val="00127E42"/>
    <w:rsid w:val="0013221F"/>
    <w:rsid w:val="00132989"/>
    <w:rsid w:val="00134F19"/>
    <w:rsid w:val="001354D3"/>
    <w:rsid w:val="00135686"/>
    <w:rsid w:val="00135A11"/>
    <w:rsid w:val="0013632F"/>
    <w:rsid w:val="0014155F"/>
    <w:rsid w:val="00142450"/>
    <w:rsid w:val="0014253A"/>
    <w:rsid w:val="001501A9"/>
    <w:rsid w:val="00151733"/>
    <w:rsid w:val="00151953"/>
    <w:rsid w:val="0015217B"/>
    <w:rsid w:val="001525D0"/>
    <w:rsid w:val="00153523"/>
    <w:rsid w:val="001538B6"/>
    <w:rsid w:val="00160D23"/>
    <w:rsid w:val="00163462"/>
    <w:rsid w:val="0016684A"/>
    <w:rsid w:val="00172E55"/>
    <w:rsid w:val="00172E8C"/>
    <w:rsid w:val="00175D35"/>
    <w:rsid w:val="00176959"/>
    <w:rsid w:val="00180D74"/>
    <w:rsid w:val="00182056"/>
    <w:rsid w:val="001924FC"/>
    <w:rsid w:val="001A3C3F"/>
    <w:rsid w:val="001A6AAC"/>
    <w:rsid w:val="001B1DD9"/>
    <w:rsid w:val="001B533E"/>
    <w:rsid w:val="001B6682"/>
    <w:rsid w:val="001D1EA9"/>
    <w:rsid w:val="001D33F3"/>
    <w:rsid w:val="001D3BBA"/>
    <w:rsid w:val="001D49E3"/>
    <w:rsid w:val="001F2557"/>
    <w:rsid w:val="001F419F"/>
    <w:rsid w:val="001F5C63"/>
    <w:rsid w:val="001F6687"/>
    <w:rsid w:val="00200124"/>
    <w:rsid w:val="00201E66"/>
    <w:rsid w:val="00201EE3"/>
    <w:rsid w:val="0020427E"/>
    <w:rsid w:val="0021202A"/>
    <w:rsid w:val="00213DD1"/>
    <w:rsid w:val="00217BC4"/>
    <w:rsid w:val="00220B0B"/>
    <w:rsid w:val="00224983"/>
    <w:rsid w:val="00225F87"/>
    <w:rsid w:val="00227599"/>
    <w:rsid w:val="0023100A"/>
    <w:rsid w:val="0023172F"/>
    <w:rsid w:val="00237CB4"/>
    <w:rsid w:val="00240E15"/>
    <w:rsid w:val="00242770"/>
    <w:rsid w:val="002461A2"/>
    <w:rsid w:val="002552B5"/>
    <w:rsid w:val="00256779"/>
    <w:rsid w:val="00257525"/>
    <w:rsid w:val="00263440"/>
    <w:rsid w:val="002634E1"/>
    <w:rsid w:val="00263A4D"/>
    <w:rsid w:val="00267069"/>
    <w:rsid w:val="002763B8"/>
    <w:rsid w:val="00282994"/>
    <w:rsid w:val="00286957"/>
    <w:rsid w:val="0028786E"/>
    <w:rsid w:val="002904F2"/>
    <w:rsid w:val="002956D5"/>
    <w:rsid w:val="0029673F"/>
    <w:rsid w:val="002A0E08"/>
    <w:rsid w:val="002A132F"/>
    <w:rsid w:val="002A1DBC"/>
    <w:rsid w:val="002A2835"/>
    <w:rsid w:val="002A3998"/>
    <w:rsid w:val="002A6604"/>
    <w:rsid w:val="002B1F09"/>
    <w:rsid w:val="002B5F36"/>
    <w:rsid w:val="002B6AF4"/>
    <w:rsid w:val="002C293C"/>
    <w:rsid w:val="002C4AD5"/>
    <w:rsid w:val="002C57C5"/>
    <w:rsid w:val="002C6D30"/>
    <w:rsid w:val="002D18F1"/>
    <w:rsid w:val="002D2E3E"/>
    <w:rsid w:val="002D4A71"/>
    <w:rsid w:val="002D4BE7"/>
    <w:rsid w:val="002E054F"/>
    <w:rsid w:val="002E3826"/>
    <w:rsid w:val="002E6078"/>
    <w:rsid w:val="002E6B61"/>
    <w:rsid w:val="002E6C1C"/>
    <w:rsid w:val="002F57DC"/>
    <w:rsid w:val="002F7F24"/>
    <w:rsid w:val="0030399F"/>
    <w:rsid w:val="00305665"/>
    <w:rsid w:val="0031002F"/>
    <w:rsid w:val="0031528A"/>
    <w:rsid w:val="00326A02"/>
    <w:rsid w:val="0032754A"/>
    <w:rsid w:val="00337BB3"/>
    <w:rsid w:val="003473C9"/>
    <w:rsid w:val="003519CE"/>
    <w:rsid w:val="00351B98"/>
    <w:rsid w:val="003538B4"/>
    <w:rsid w:val="00354359"/>
    <w:rsid w:val="0035489D"/>
    <w:rsid w:val="00354B52"/>
    <w:rsid w:val="00366474"/>
    <w:rsid w:val="003669AF"/>
    <w:rsid w:val="00376443"/>
    <w:rsid w:val="00377E7D"/>
    <w:rsid w:val="00385C07"/>
    <w:rsid w:val="00391997"/>
    <w:rsid w:val="003924A4"/>
    <w:rsid w:val="00393D80"/>
    <w:rsid w:val="00394980"/>
    <w:rsid w:val="00396438"/>
    <w:rsid w:val="003A188E"/>
    <w:rsid w:val="003A2378"/>
    <w:rsid w:val="003A2BFA"/>
    <w:rsid w:val="003A6C46"/>
    <w:rsid w:val="003B2176"/>
    <w:rsid w:val="003B66DE"/>
    <w:rsid w:val="003C41B4"/>
    <w:rsid w:val="003D1F59"/>
    <w:rsid w:val="003D37C1"/>
    <w:rsid w:val="003D63EB"/>
    <w:rsid w:val="003E294E"/>
    <w:rsid w:val="003E62BA"/>
    <w:rsid w:val="003F0505"/>
    <w:rsid w:val="003F2C2E"/>
    <w:rsid w:val="00401747"/>
    <w:rsid w:val="004056CB"/>
    <w:rsid w:val="00405B1D"/>
    <w:rsid w:val="00405F0D"/>
    <w:rsid w:val="0040677D"/>
    <w:rsid w:val="00411476"/>
    <w:rsid w:val="0041411C"/>
    <w:rsid w:val="00414224"/>
    <w:rsid w:val="0042053C"/>
    <w:rsid w:val="004219D4"/>
    <w:rsid w:val="00421EED"/>
    <w:rsid w:val="00423584"/>
    <w:rsid w:val="00423EF7"/>
    <w:rsid w:val="0042733A"/>
    <w:rsid w:val="00432805"/>
    <w:rsid w:val="004404A7"/>
    <w:rsid w:val="004432B3"/>
    <w:rsid w:val="00450CA2"/>
    <w:rsid w:val="00454A35"/>
    <w:rsid w:val="004571AB"/>
    <w:rsid w:val="004614E5"/>
    <w:rsid w:val="00465F56"/>
    <w:rsid w:val="0046641A"/>
    <w:rsid w:val="00474C20"/>
    <w:rsid w:val="00480897"/>
    <w:rsid w:val="004856BC"/>
    <w:rsid w:val="004856FB"/>
    <w:rsid w:val="0049591D"/>
    <w:rsid w:val="00495D86"/>
    <w:rsid w:val="004977C9"/>
    <w:rsid w:val="004A5943"/>
    <w:rsid w:val="004A62E9"/>
    <w:rsid w:val="004B0E5D"/>
    <w:rsid w:val="004B2A7F"/>
    <w:rsid w:val="004B344B"/>
    <w:rsid w:val="004B4256"/>
    <w:rsid w:val="004B51F1"/>
    <w:rsid w:val="004B738E"/>
    <w:rsid w:val="004C3C80"/>
    <w:rsid w:val="004C45CD"/>
    <w:rsid w:val="004C6AB6"/>
    <w:rsid w:val="004D08E3"/>
    <w:rsid w:val="004D3998"/>
    <w:rsid w:val="004D4142"/>
    <w:rsid w:val="004D612B"/>
    <w:rsid w:val="004E531B"/>
    <w:rsid w:val="004F2D06"/>
    <w:rsid w:val="004F54BA"/>
    <w:rsid w:val="004F7BCA"/>
    <w:rsid w:val="0050037B"/>
    <w:rsid w:val="005007D1"/>
    <w:rsid w:val="0050194B"/>
    <w:rsid w:val="005027C3"/>
    <w:rsid w:val="00504729"/>
    <w:rsid w:val="00506CBB"/>
    <w:rsid w:val="0051206D"/>
    <w:rsid w:val="00512927"/>
    <w:rsid w:val="005129F4"/>
    <w:rsid w:val="00517509"/>
    <w:rsid w:val="00517763"/>
    <w:rsid w:val="00521DF8"/>
    <w:rsid w:val="005223A3"/>
    <w:rsid w:val="00522D58"/>
    <w:rsid w:val="005252E1"/>
    <w:rsid w:val="0052654C"/>
    <w:rsid w:val="005350B0"/>
    <w:rsid w:val="00540BF9"/>
    <w:rsid w:val="00540C30"/>
    <w:rsid w:val="00540F37"/>
    <w:rsid w:val="0054126D"/>
    <w:rsid w:val="005466D7"/>
    <w:rsid w:val="00547200"/>
    <w:rsid w:val="00547540"/>
    <w:rsid w:val="005516BB"/>
    <w:rsid w:val="00552531"/>
    <w:rsid w:val="00554C21"/>
    <w:rsid w:val="005550CB"/>
    <w:rsid w:val="005572C8"/>
    <w:rsid w:val="005615C6"/>
    <w:rsid w:val="0056756F"/>
    <w:rsid w:val="00570BC9"/>
    <w:rsid w:val="00571B9B"/>
    <w:rsid w:val="0057290A"/>
    <w:rsid w:val="00577F6D"/>
    <w:rsid w:val="0058059C"/>
    <w:rsid w:val="00583FA1"/>
    <w:rsid w:val="00594367"/>
    <w:rsid w:val="00596AE9"/>
    <w:rsid w:val="00596D7B"/>
    <w:rsid w:val="005A4AA2"/>
    <w:rsid w:val="005A5B40"/>
    <w:rsid w:val="005A6403"/>
    <w:rsid w:val="005A7847"/>
    <w:rsid w:val="005B1675"/>
    <w:rsid w:val="005B1C0E"/>
    <w:rsid w:val="005B6D42"/>
    <w:rsid w:val="005C5AE8"/>
    <w:rsid w:val="005C6149"/>
    <w:rsid w:val="005D468B"/>
    <w:rsid w:val="005E0EB8"/>
    <w:rsid w:val="005E1851"/>
    <w:rsid w:val="005E736F"/>
    <w:rsid w:val="005F1A94"/>
    <w:rsid w:val="005F29A9"/>
    <w:rsid w:val="005F7856"/>
    <w:rsid w:val="00605F12"/>
    <w:rsid w:val="006067D3"/>
    <w:rsid w:val="006073CC"/>
    <w:rsid w:val="00607756"/>
    <w:rsid w:val="0061586A"/>
    <w:rsid w:val="00622247"/>
    <w:rsid w:val="00622444"/>
    <w:rsid w:val="00623690"/>
    <w:rsid w:val="00627E48"/>
    <w:rsid w:val="00627F42"/>
    <w:rsid w:val="006309E7"/>
    <w:rsid w:val="00640800"/>
    <w:rsid w:val="006421A2"/>
    <w:rsid w:val="0064763D"/>
    <w:rsid w:val="006516B1"/>
    <w:rsid w:val="00651E68"/>
    <w:rsid w:val="00655DCA"/>
    <w:rsid w:val="006567B9"/>
    <w:rsid w:val="006659E7"/>
    <w:rsid w:val="00667F3A"/>
    <w:rsid w:val="006810F0"/>
    <w:rsid w:val="00681218"/>
    <w:rsid w:val="00692EA1"/>
    <w:rsid w:val="0069387C"/>
    <w:rsid w:val="006950B1"/>
    <w:rsid w:val="006A01AD"/>
    <w:rsid w:val="006A06FB"/>
    <w:rsid w:val="006A4E34"/>
    <w:rsid w:val="006A547A"/>
    <w:rsid w:val="006B083D"/>
    <w:rsid w:val="006B3A00"/>
    <w:rsid w:val="006B5079"/>
    <w:rsid w:val="006B7336"/>
    <w:rsid w:val="006C19AE"/>
    <w:rsid w:val="006C7327"/>
    <w:rsid w:val="006D0287"/>
    <w:rsid w:val="006D0654"/>
    <w:rsid w:val="006E0AB7"/>
    <w:rsid w:val="006E2700"/>
    <w:rsid w:val="006E4660"/>
    <w:rsid w:val="006E52EB"/>
    <w:rsid w:val="006E5FFC"/>
    <w:rsid w:val="006F6660"/>
    <w:rsid w:val="006F7F9C"/>
    <w:rsid w:val="00704632"/>
    <w:rsid w:val="00706A37"/>
    <w:rsid w:val="007078DA"/>
    <w:rsid w:val="00710DDA"/>
    <w:rsid w:val="00711271"/>
    <w:rsid w:val="00715608"/>
    <w:rsid w:val="00716D57"/>
    <w:rsid w:val="0071790C"/>
    <w:rsid w:val="00721321"/>
    <w:rsid w:val="00721D9D"/>
    <w:rsid w:val="00722E93"/>
    <w:rsid w:val="00723B24"/>
    <w:rsid w:val="007253C2"/>
    <w:rsid w:val="0072589F"/>
    <w:rsid w:val="00725EFE"/>
    <w:rsid w:val="00727D84"/>
    <w:rsid w:val="00732093"/>
    <w:rsid w:val="007328E3"/>
    <w:rsid w:val="00734B62"/>
    <w:rsid w:val="0074243B"/>
    <w:rsid w:val="00742DF9"/>
    <w:rsid w:val="00750343"/>
    <w:rsid w:val="007529E2"/>
    <w:rsid w:val="00754138"/>
    <w:rsid w:val="0075520F"/>
    <w:rsid w:val="00757FAC"/>
    <w:rsid w:val="00760269"/>
    <w:rsid w:val="007604C8"/>
    <w:rsid w:val="007610DC"/>
    <w:rsid w:val="00761FB1"/>
    <w:rsid w:val="007634B5"/>
    <w:rsid w:val="00764155"/>
    <w:rsid w:val="00767CCD"/>
    <w:rsid w:val="00772B57"/>
    <w:rsid w:val="00780162"/>
    <w:rsid w:val="00783A35"/>
    <w:rsid w:val="0078610E"/>
    <w:rsid w:val="00786ECA"/>
    <w:rsid w:val="00792C4C"/>
    <w:rsid w:val="0079580C"/>
    <w:rsid w:val="00797C71"/>
    <w:rsid w:val="007A0917"/>
    <w:rsid w:val="007A1BAF"/>
    <w:rsid w:val="007A283E"/>
    <w:rsid w:val="007A3648"/>
    <w:rsid w:val="007A5ECE"/>
    <w:rsid w:val="007A6926"/>
    <w:rsid w:val="007B0096"/>
    <w:rsid w:val="007B2CC4"/>
    <w:rsid w:val="007B3F5F"/>
    <w:rsid w:val="007B487A"/>
    <w:rsid w:val="007B7C12"/>
    <w:rsid w:val="007C1CA1"/>
    <w:rsid w:val="007C2587"/>
    <w:rsid w:val="007D454B"/>
    <w:rsid w:val="007E0750"/>
    <w:rsid w:val="007E2A4D"/>
    <w:rsid w:val="007E41F4"/>
    <w:rsid w:val="007E52A0"/>
    <w:rsid w:val="007E6553"/>
    <w:rsid w:val="007E6576"/>
    <w:rsid w:val="007F4B9D"/>
    <w:rsid w:val="00802837"/>
    <w:rsid w:val="00803E15"/>
    <w:rsid w:val="00804E12"/>
    <w:rsid w:val="0081011C"/>
    <w:rsid w:val="00813182"/>
    <w:rsid w:val="00815C95"/>
    <w:rsid w:val="0081642F"/>
    <w:rsid w:val="008179AE"/>
    <w:rsid w:val="008202C4"/>
    <w:rsid w:val="0082257D"/>
    <w:rsid w:val="00826A2B"/>
    <w:rsid w:val="00831588"/>
    <w:rsid w:val="0083223A"/>
    <w:rsid w:val="00833C50"/>
    <w:rsid w:val="008374FE"/>
    <w:rsid w:val="00841521"/>
    <w:rsid w:val="008418F8"/>
    <w:rsid w:val="00844E47"/>
    <w:rsid w:val="0085023C"/>
    <w:rsid w:val="00852153"/>
    <w:rsid w:val="0085435A"/>
    <w:rsid w:val="00857073"/>
    <w:rsid w:val="0086141C"/>
    <w:rsid w:val="008673D7"/>
    <w:rsid w:val="00871E46"/>
    <w:rsid w:val="00875AF0"/>
    <w:rsid w:val="00876508"/>
    <w:rsid w:val="00876E59"/>
    <w:rsid w:val="00885246"/>
    <w:rsid w:val="008852BC"/>
    <w:rsid w:val="00886351"/>
    <w:rsid w:val="00886843"/>
    <w:rsid w:val="00891761"/>
    <w:rsid w:val="00893121"/>
    <w:rsid w:val="00895059"/>
    <w:rsid w:val="008979B5"/>
    <w:rsid w:val="008A1A76"/>
    <w:rsid w:val="008A33DF"/>
    <w:rsid w:val="008C239A"/>
    <w:rsid w:val="008C38F3"/>
    <w:rsid w:val="008D2297"/>
    <w:rsid w:val="008D2F4B"/>
    <w:rsid w:val="008E518A"/>
    <w:rsid w:val="008F269F"/>
    <w:rsid w:val="008F2812"/>
    <w:rsid w:val="009023D7"/>
    <w:rsid w:val="009029AB"/>
    <w:rsid w:val="0090744A"/>
    <w:rsid w:val="009213C1"/>
    <w:rsid w:val="00924077"/>
    <w:rsid w:val="00925DAE"/>
    <w:rsid w:val="00926C01"/>
    <w:rsid w:val="009273A3"/>
    <w:rsid w:val="009274DC"/>
    <w:rsid w:val="00927BF7"/>
    <w:rsid w:val="0093035D"/>
    <w:rsid w:val="00930DC1"/>
    <w:rsid w:val="009311FB"/>
    <w:rsid w:val="00936A61"/>
    <w:rsid w:val="00940727"/>
    <w:rsid w:val="0094305B"/>
    <w:rsid w:val="00943335"/>
    <w:rsid w:val="009558D5"/>
    <w:rsid w:val="00956FD4"/>
    <w:rsid w:val="009636B7"/>
    <w:rsid w:val="00963772"/>
    <w:rsid w:val="00963F44"/>
    <w:rsid w:val="009668CC"/>
    <w:rsid w:val="0097187D"/>
    <w:rsid w:val="00973819"/>
    <w:rsid w:val="00973A62"/>
    <w:rsid w:val="00973AC3"/>
    <w:rsid w:val="00985A1A"/>
    <w:rsid w:val="00987663"/>
    <w:rsid w:val="00991AA5"/>
    <w:rsid w:val="009926CD"/>
    <w:rsid w:val="00996884"/>
    <w:rsid w:val="00997F9F"/>
    <w:rsid w:val="009A0C2F"/>
    <w:rsid w:val="009A5A09"/>
    <w:rsid w:val="009A5E72"/>
    <w:rsid w:val="009B2096"/>
    <w:rsid w:val="009B66AA"/>
    <w:rsid w:val="009C3C78"/>
    <w:rsid w:val="009C796F"/>
    <w:rsid w:val="009D6336"/>
    <w:rsid w:val="009D7AF9"/>
    <w:rsid w:val="009E1E40"/>
    <w:rsid w:val="009E2CA3"/>
    <w:rsid w:val="009E430D"/>
    <w:rsid w:val="009E696F"/>
    <w:rsid w:val="009F662F"/>
    <w:rsid w:val="00A054CD"/>
    <w:rsid w:val="00A0647D"/>
    <w:rsid w:val="00A11BE1"/>
    <w:rsid w:val="00A22BB7"/>
    <w:rsid w:val="00A23925"/>
    <w:rsid w:val="00A32396"/>
    <w:rsid w:val="00A32421"/>
    <w:rsid w:val="00A353BB"/>
    <w:rsid w:val="00A36E9A"/>
    <w:rsid w:val="00A408C2"/>
    <w:rsid w:val="00A42D8F"/>
    <w:rsid w:val="00A44737"/>
    <w:rsid w:val="00A61EE5"/>
    <w:rsid w:val="00A61FDD"/>
    <w:rsid w:val="00A664C3"/>
    <w:rsid w:val="00A66BCE"/>
    <w:rsid w:val="00A7188B"/>
    <w:rsid w:val="00A72501"/>
    <w:rsid w:val="00A72CF8"/>
    <w:rsid w:val="00A73FFC"/>
    <w:rsid w:val="00A81FB7"/>
    <w:rsid w:val="00A840DA"/>
    <w:rsid w:val="00A861EE"/>
    <w:rsid w:val="00A927AC"/>
    <w:rsid w:val="00A969EF"/>
    <w:rsid w:val="00AA309C"/>
    <w:rsid w:val="00AA3808"/>
    <w:rsid w:val="00AA66CD"/>
    <w:rsid w:val="00AB2768"/>
    <w:rsid w:val="00AB50F2"/>
    <w:rsid w:val="00AC1754"/>
    <w:rsid w:val="00AC47F0"/>
    <w:rsid w:val="00AC5529"/>
    <w:rsid w:val="00AC5BFE"/>
    <w:rsid w:val="00AD371B"/>
    <w:rsid w:val="00AD59C9"/>
    <w:rsid w:val="00AD5A43"/>
    <w:rsid w:val="00AD637A"/>
    <w:rsid w:val="00AE39ED"/>
    <w:rsid w:val="00AF3967"/>
    <w:rsid w:val="00AF6A6C"/>
    <w:rsid w:val="00AF7CD3"/>
    <w:rsid w:val="00B1366C"/>
    <w:rsid w:val="00B136A9"/>
    <w:rsid w:val="00B156E2"/>
    <w:rsid w:val="00B157D5"/>
    <w:rsid w:val="00B16E13"/>
    <w:rsid w:val="00B21163"/>
    <w:rsid w:val="00B21A96"/>
    <w:rsid w:val="00B23891"/>
    <w:rsid w:val="00B253AC"/>
    <w:rsid w:val="00B26DBF"/>
    <w:rsid w:val="00B3013B"/>
    <w:rsid w:val="00B323FE"/>
    <w:rsid w:val="00B326A6"/>
    <w:rsid w:val="00B40B92"/>
    <w:rsid w:val="00B43445"/>
    <w:rsid w:val="00B46031"/>
    <w:rsid w:val="00B51DC4"/>
    <w:rsid w:val="00B544E6"/>
    <w:rsid w:val="00B6018B"/>
    <w:rsid w:val="00B6421B"/>
    <w:rsid w:val="00B64688"/>
    <w:rsid w:val="00B64BD6"/>
    <w:rsid w:val="00B65A6E"/>
    <w:rsid w:val="00B67AB4"/>
    <w:rsid w:val="00B709C3"/>
    <w:rsid w:val="00B70CC4"/>
    <w:rsid w:val="00B74404"/>
    <w:rsid w:val="00B87342"/>
    <w:rsid w:val="00B937D0"/>
    <w:rsid w:val="00B93926"/>
    <w:rsid w:val="00B93D62"/>
    <w:rsid w:val="00B94A20"/>
    <w:rsid w:val="00BA3263"/>
    <w:rsid w:val="00BA3470"/>
    <w:rsid w:val="00BA3DA1"/>
    <w:rsid w:val="00BA67C0"/>
    <w:rsid w:val="00BB2735"/>
    <w:rsid w:val="00BB3CD1"/>
    <w:rsid w:val="00BB4C2B"/>
    <w:rsid w:val="00BC35B7"/>
    <w:rsid w:val="00BC6378"/>
    <w:rsid w:val="00BC6FA7"/>
    <w:rsid w:val="00BD009A"/>
    <w:rsid w:val="00BD0801"/>
    <w:rsid w:val="00BD269F"/>
    <w:rsid w:val="00BD3BD9"/>
    <w:rsid w:val="00BD4320"/>
    <w:rsid w:val="00BD4483"/>
    <w:rsid w:val="00BD6B63"/>
    <w:rsid w:val="00BF1932"/>
    <w:rsid w:val="00BF3816"/>
    <w:rsid w:val="00BF407F"/>
    <w:rsid w:val="00C02D59"/>
    <w:rsid w:val="00C02F77"/>
    <w:rsid w:val="00C07345"/>
    <w:rsid w:val="00C15A78"/>
    <w:rsid w:val="00C20FB9"/>
    <w:rsid w:val="00C21EAA"/>
    <w:rsid w:val="00C30775"/>
    <w:rsid w:val="00C3236D"/>
    <w:rsid w:val="00C33C88"/>
    <w:rsid w:val="00C3408B"/>
    <w:rsid w:val="00C35A90"/>
    <w:rsid w:val="00C35E8F"/>
    <w:rsid w:val="00C3789C"/>
    <w:rsid w:val="00C51B80"/>
    <w:rsid w:val="00C52C02"/>
    <w:rsid w:val="00C567C3"/>
    <w:rsid w:val="00C662C5"/>
    <w:rsid w:val="00C666E7"/>
    <w:rsid w:val="00C67268"/>
    <w:rsid w:val="00C675B4"/>
    <w:rsid w:val="00C76921"/>
    <w:rsid w:val="00C84113"/>
    <w:rsid w:val="00C84D59"/>
    <w:rsid w:val="00C86224"/>
    <w:rsid w:val="00C86F11"/>
    <w:rsid w:val="00C92E91"/>
    <w:rsid w:val="00C94CA1"/>
    <w:rsid w:val="00C96D75"/>
    <w:rsid w:val="00C97528"/>
    <w:rsid w:val="00CA1BF5"/>
    <w:rsid w:val="00CA307C"/>
    <w:rsid w:val="00CA5FB5"/>
    <w:rsid w:val="00CA65A8"/>
    <w:rsid w:val="00CB4A5C"/>
    <w:rsid w:val="00CB59AD"/>
    <w:rsid w:val="00CB74DE"/>
    <w:rsid w:val="00CC4FCD"/>
    <w:rsid w:val="00CC782C"/>
    <w:rsid w:val="00CD0E34"/>
    <w:rsid w:val="00CD298D"/>
    <w:rsid w:val="00CE38AE"/>
    <w:rsid w:val="00CE565D"/>
    <w:rsid w:val="00CE5764"/>
    <w:rsid w:val="00CE593E"/>
    <w:rsid w:val="00CF0DD3"/>
    <w:rsid w:val="00CF274E"/>
    <w:rsid w:val="00CF3B4C"/>
    <w:rsid w:val="00CF6260"/>
    <w:rsid w:val="00CF6419"/>
    <w:rsid w:val="00D04F9C"/>
    <w:rsid w:val="00D0607F"/>
    <w:rsid w:val="00D11059"/>
    <w:rsid w:val="00D15D19"/>
    <w:rsid w:val="00D17BA6"/>
    <w:rsid w:val="00D17EFE"/>
    <w:rsid w:val="00D21CBB"/>
    <w:rsid w:val="00D25203"/>
    <w:rsid w:val="00D26FA0"/>
    <w:rsid w:val="00D302B8"/>
    <w:rsid w:val="00D304C1"/>
    <w:rsid w:val="00D360A1"/>
    <w:rsid w:val="00D40E8E"/>
    <w:rsid w:val="00D468EB"/>
    <w:rsid w:val="00D47D25"/>
    <w:rsid w:val="00D50EE7"/>
    <w:rsid w:val="00D60A97"/>
    <w:rsid w:val="00D637F8"/>
    <w:rsid w:val="00D74152"/>
    <w:rsid w:val="00D83944"/>
    <w:rsid w:val="00D86A11"/>
    <w:rsid w:val="00D90660"/>
    <w:rsid w:val="00D92763"/>
    <w:rsid w:val="00D934AA"/>
    <w:rsid w:val="00D9402A"/>
    <w:rsid w:val="00D9486C"/>
    <w:rsid w:val="00DA2F7C"/>
    <w:rsid w:val="00DA37D8"/>
    <w:rsid w:val="00DA4703"/>
    <w:rsid w:val="00DA5572"/>
    <w:rsid w:val="00DA7032"/>
    <w:rsid w:val="00DB11F5"/>
    <w:rsid w:val="00DC4420"/>
    <w:rsid w:val="00DC7B7A"/>
    <w:rsid w:val="00DD5657"/>
    <w:rsid w:val="00DD6917"/>
    <w:rsid w:val="00DE3777"/>
    <w:rsid w:val="00DE5508"/>
    <w:rsid w:val="00DE5E9C"/>
    <w:rsid w:val="00DE6D1B"/>
    <w:rsid w:val="00DE7812"/>
    <w:rsid w:val="00DE7C73"/>
    <w:rsid w:val="00DF055D"/>
    <w:rsid w:val="00DF180C"/>
    <w:rsid w:val="00DF1BE9"/>
    <w:rsid w:val="00DF5F5A"/>
    <w:rsid w:val="00DF7A37"/>
    <w:rsid w:val="00E02F5A"/>
    <w:rsid w:val="00E04F6F"/>
    <w:rsid w:val="00E07D82"/>
    <w:rsid w:val="00E13DBA"/>
    <w:rsid w:val="00E16094"/>
    <w:rsid w:val="00E204E6"/>
    <w:rsid w:val="00E3383D"/>
    <w:rsid w:val="00E409BE"/>
    <w:rsid w:val="00E40D41"/>
    <w:rsid w:val="00E41D73"/>
    <w:rsid w:val="00E421D1"/>
    <w:rsid w:val="00E42322"/>
    <w:rsid w:val="00E44E71"/>
    <w:rsid w:val="00E45318"/>
    <w:rsid w:val="00E476CC"/>
    <w:rsid w:val="00E51351"/>
    <w:rsid w:val="00E5288E"/>
    <w:rsid w:val="00E54A30"/>
    <w:rsid w:val="00E61584"/>
    <w:rsid w:val="00E6208C"/>
    <w:rsid w:val="00E718D9"/>
    <w:rsid w:val="00E71F74"/>
    <w:rsid w:val="00E72E5A"/>
    <w:rsid w:val="00E751C7"/>
    <w:rsid w:val="00E752D0"/>
    <w:rsid w:val="00E75640"/>
    <w:rsid w:val="00E769FD"/>
    <w:rsid w:val="00E77202"/>
    <w:rsid w:val="00E80F51"/>
    <w:rsid w:val="00E85465"/>
    <w:rsid w:val="00E90333"/>
    <w:rsid w:val="00E9070B"/>
    <w:rsid w:val="00E9164D"/>
    <w:rsid w:val="00E9275C"/>
    <w:rsid w:val="00E94154"/>
    <w:rsid w:val="00E97AE8"/>
    <w:rsid w:val="00EA598C"/>
    <w:rsid w:val="00EA7EB4"/>
    <w:rsid w:val="00EB7AE8"/>
    <w:rsid w:val="00EC161B"/>
    <w:rsid w:val="00EC701F"/>
    <w:rsid w:val="00ED1C46"/>
    <w:rsid w:val="00ED28A2"/>
    <w:rsid w:val="00ED797A"/>
    <w:rsid w:val="00ED7FFB"/>
    <w:rsid w:val="00EE168A"/>
    <w:rsid w:val="00EE1AAD"/>
    <w:rsid w:val="00EE3FE5"/>
    <w:rsid w:val="00EE4CE6"/>
    <w:rsid w:val="00EE6B75"/>
    <w:rsid w:val="00EE6D31"/>
    <w:rsid w:val="00EE6D56"/>
    <w:rsid w:val="00EF0721"/>
    <w:rsid w:val="00EF3B38"/>
    <w:rsid w:val="00F0194C"/>
    <w:rsid w:val="00F03F49"/>
    <w:rsid w:val="00F04606"/>
    <w:rsid w:val="00F05457"/>
    <w:rsid w:val="00F07FD2"/>
    <w:rsid w:val="00F12E18"/>
    <w:rsid w:val="00F15E6F"/>
    <w:rsid w:val="00F20D67"/>
    <w:rsid w:val="00F23545"/>
    <w:rsid w:val="00F33BFC"/>
    <w:rsid w:val="00F354A5"/>
    <w:rsid w:val="00F36031"/>
    <w:rsid w:val="00F40C83"/>
    <w:rsid w:val="00F40E4B"/>
    <w:rsid w:val="00F40FE2"/>
    <w:rsid w:val="00F410D4"/>
    <w:rsid w:val="00F41306"/>
    <w:rsid w:val="00F41788"/>
    <w:rsid w:val="00F45A96"/>
    <w:rsid w:val="00F460AA"/>
    <w:rsid w:val="00F46ACA"/>
    <w:rsid w:val="00F5309D"/>
    <w:rsid w:val="00F56D82"/>
    <w:rsid w:val="00F5762F"/>
    <w:rsid w:val="00F602DF"/>
    <w:rsid w:val="00F6150C"/>
    <w:rsid w:val="00F63573"/>
    <w:rsid w:val="00F66258"/>
    <w:rsid w:val="00F747CF"/>
    <w:rsid w:val="00F7508D"/>
    <w:rsid w:val="00F765F3"/>
    <w:rsid w:val="00F85F58"/>
    <w:rsid w:val="00F92A22"/>
    <w:rsid w:val="00F94C4F"/>
    <w:rsid w:val="00F95EC3"/>
    <w:rsid w:val="00FA1136"/>
    <w:rsid w:val="00FA2C1A"/>
    <w:rsid w:val="00FA36DB"/>
    <w:rsid w:val="00FA4604"/>
    <w:rsid w:val="00FA4615"/>
    <w:rsid w:val="00FB19DA"/>
    <w:rsid w:val="00FB788D"/>
    <w:rsid w:val="00FC0767"/>
    <w:rsid w:val="00FC4DD1"/>
    <w:rsid w:val="00FC54AD"/>
    <w:rsid w:val="00FC6AA5"/>
    <w:rsid w:val="00FD2D7A"/>
    <w:rsid w:val="00FD324F"/>
    <w:rsid w:val="00FD4422"/>
    <w:rsid w:val="00FD6AE2"/>
    <w:rsid w:val="00FE0A09"/>
    <w:rsid w:val="00FE11B2"/>
    <w:rsid w:val="00FE25F9"/>
    <w:rsid w:val="00FE3F2F"/>
    <w:rsid w:val="00FE5285"/>
    <w:rsid w:val="00FE7349"/>
    <w:rsid w:val="00FE7BB7"/>
    <w:rsid w:val="00FF0530"/>
    <w:rsid w:val="00FF3FD3"/>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40F3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40F3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E550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40F3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40F3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40F3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540F3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40F3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40F3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0F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40F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E55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540F3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40F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40F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540F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540F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40F3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540F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40F3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54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1F4"/>
    <w:pPr>
      <w:ind w:left="720"/>
      <w:contextualSpacing/>
    </w:pPr>
  </w:style>
  <w:style w:type="character" w:styleId="CommentReference">
    <w:name w:val="annotation reference"/>
    <w:basedOn w:val="DefaultParagraphFont"/>
    <w:semiHidden/>
    <w:unhideWhenUsed/>
    <w:rsid w:val="005E1851"/>
    <w:rPr>
      <w:sz w:val="16"/>
      <w:szCs w:val="16"/>
    </w:rPr>
  </w:style>
  <w:style w:type="paragraph" w:styleId="CommentText">
    <w:name w:val="annotation text"/>
    <w:basedOn w:val="Normal"/>
    <w:link w:val="CommentTextChar"/>
    <w:unhideWhenUsed/>
    <w:rsid w:val="005E1851"/>
    <w:pPr>
      <w:spacing w:line="240" w:lineRule="auto"/>
    </w:pPr>
    <w:rPr>
      <w:sz w:val="20"/>
      <w:szCs w:val="20"/>
    </w:rPr>
  </w:style>
  <w:style w:type="character" w:customStyle="1" w:styleId="CommentTextChar">
    <w:name w:val="Comment Text Char"/>
    <w:basedOn w:val="DefaultParagraphFont"/>
    <w:link w:val="CommentText"/>
    <w:rsid w:val="005E1851"/>
    <w:rPr>
      <w:sz w:val="20"/>
      <w:szCs w:val="20"/>
    </w:rPr>
  </w:style>
  <w:style w:type="paragraph" w:styleId="CommentSubject">
    <w:name w:val="annotation subject"/>
    <w:basedOn w:val="CommentText"/>
    <w:next w:val="CommentText"/>
    <w:link w:val="CommentSubjectChar"/>
    <w:uiPriority w:val="99"/>
    <w:semiHidden/>
    <w:unhideWhenUsed/>
    <w:rsid w:val="005E1851"/>
    <w:rPr>
      <w:b/>
      <w:bCs/>
    </w:rPr>
  </w:style>
  <w:style w:type="character" w:customStyle="1" w:styleId="CommentSubjectChar">
    <w:name w:val="Comment Subject Char"/>
    <w:basedOn w:val="CommentTextChar"/>
    <w:link w:val="CommentSubject"/>
    <w:uiPriority w:val="99"/>
    <w:semiHidden/>
    <w:rsid w:val="005E1851"/>
    <w:rPr>
      <w:b/>
      <w:bCs/>
      <w:sz w:val="20"/>
      <w:szCs w:val="20"/>
    </w:rPr>
  </w:style>
  <w:style w:type="paragraph" w:styleId="BalloonText">
    <w:name w:val="Balloon Text"/>
    <w:basedOn w:val="Normal"/>
    <w:link w:val="BalloonTextChar"/>
    <w:uiPriority w:val="99"/>
    <w:semiHidden/>
    <w:unhideWhenUsed/>
    <w:rsid w:val="005E18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851"/>
    <w:rPr>
      <w:rFonts w:ascii="Tahoma" w:hAnsi="Tahoma" w:cs="Tahoma"/>
      <w:sz w:val="16"/>
      <w:szCs w:val="16"/>
    </w:rPr>
  </w:style>
  <w:style w:type="paragraph" w:styleId="TOCHeading">
    <w:name w:val="TOC Heading"/>
    <w:basedOn w:val="Heading1"/>
    <w:next w:val="Normal"/>
    <w:uiPriority w:val="39"/>
    <w:semiHidden/>
    <w:unhideWhenUsed/>
    <w:qFormat/>
    <w:rsid w:val="009A5A09"/>
    <w:pPr>
      <w:numPr>
        <w:numId w:val="0"/>
      </w:numPr>
      <w:outlineLvl w:val="9"/>
    </w:pPr>
    <w:rPr>
      <w:lang w:eastAsia="ja-JP"/>
    </w:rPr>
  </w:style>
  <w:style w:type="paragraph" w:styleId="TOC1">
    <w:name w:val="toc 1"/>
    <w:basedOn w:val="Normal"/>
    <w:next w:val="Normal"/>
    <w:autoRedefine/>
    <w:uiPriority w:val="39"/>
    <w:unhideWhenUsed/>
    <w:rsid w:val="009A5A09"/>
    <w:pPr>
      <w:spacing w:after="100"/>
    </w:pPr>
  </w:style>
  <w:style w:type="paragraph" w:styleId="TOC2">
    <w:name w:val="toc 2"/>
    <w:basedOn w:val="Normal"/>
    <w:next w:val="Normal"/>
    <w:autoRedefine/>
    <w:uiPriority w:val="39"/>
    <w:unhideWhenUsed/>
    <w:rsid w:val="009A5A09"/>
    <w:pPr>
      <w:spacing w:after="100"/>
      <w:ind w:left="220"/>
    </w:pPr>
  </w:style>
  <w:style w:type="character" w:styleId="Hyperlink">
    <w:name w:val="Hyperlink"/>
    <w:basedOn w:val="DefaultParagraphFont"/>
    <w:uiPriority w:val="99"/>
    <w:unhideWhenUsed/>
    <w:rsid w:val="009A5A09"/>
    <w:rPr>
      <w:color w:val="0000FF" w:themeColor="hyperlink"/>
      <w:u w:val="single"/>
    </w:rPr>
  </w:style>
  <w:style w:type="paragraph" w:styleId="Header">
    <w:name w:val="header"/>
    <w:aliases w:val="h,Header/Footer,header odd,Hyphen,NCDOT Header"/>
    <w:basedOn w:val="Normal"/>
    <w:link w:val="HeaderChar"/>
    <w:uiPriority w:val="99"/>
    <w:unhideWhenUsed/>
    <w:rsid w:val="00CB74DE"/>
    <w:pPr>
      <w:tabs>
        <w:tab w:val="center" w:pos="4680"/>
        <w:tab w:val="right" w:pos="9360"/>
      </w:tabs>
      <w:spacing w:after="0" w:line="240" w:lineRule="auto"/>
    </w:pPr>
  </w:style>
  <w:style w:type="character" w:customStyle="1" w:styleId="HeaderChar">
    <w:name w:val="Header Char"/>
    <w:aliases w:val="h Char,Header/Footer Char,header odd Char,Hyphen Char,NCDOT Header Char"/>
    <w:basedOn w:val="DefaultParagraphFont"/>
    <w:link w:val="Header"/>
    <w:uiPriority w:val="99"/>
    <w:rsid w:val="00CB74DE"/>
  </w:style>
  <w:style w:type="paragraph" w:styleId="Footer">
    <w:name w:val="footer"/>
    <w:basedOn w:val="Normal"/>
    <w:link w:val="FooterChar"/>
    <w:uiPriority w:val="99"/>
    <w:unhideWhenUsed/>
    <w:rsid w:val="00CB7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4DE"/>
  </w:style>
  <w:style w:type="paragraph" w:customStyle="1" w:styleId="HeaderOdd">
    <w:name w:val="Header Odd"/>
    <w:basedOn w:val="Normal"/>
    <w:rsid w:val="00BA3263"/>
    <w:pPr>
      <w:keepLines/>
      <w:widowControl w:val="0"/>
      <w:tabs>
        <w:tab w:val="center" w:pos="4860"/>
        <w:tab w:val="right" w:pos="9720"/>
      </w:tabs>
      <w:overflowPunct w:val="0"/>
      <w:autoSpaceDE w:val="0"/>
      <w:autoSpaceDN w:val="0"/>
      <w:adjustRightInd w:val="0"/>
      <w:spacing w:before="60" w:after="0" w:line="240" w:lineRule="exact"/>
      <w:textAlignment w:val="baseline"/>
    </w:pPr>
    <w:rPr>
      <w:rFonts w:ascii="Times New Roman" w:eastAsia="Times New Roman" w:hAnsi="Times New Roman" w:cs="Times New Roman"/>
      <w:sz w:val="18"/>
      <w:szCs w:val="20"/>
    </w:rPr>
  </w:style>
  <w:style w:type="paragraph" w:customStyle="1" w:styleId="HeaderTitle">
    <w:name w:val="Header Title"/>
    <w:basedOn w:val="Normal"/>
    <w:rsid w:val="00BA3263"/>
    <w:pPr>
      <w:keepLines/>
      <w:widowControl w:val="0"/>
      <w:overflowPunct w:val="0"/>
      <w:autoSpaceDE w:val="0"/>
      <w:autoSpaceDN w:val="0"/>
      <w:adjustRightInd w:val="0"/>
      <w:spacing w:before="240" w:after="240" w:line="240" w:lineRule="exact"/>
      <w:jc w:val="center"/>
      <w:textAlignment w:val="baseline"/>
    </w:pPr>
    <w:rPr>
      <w:rFonts w:ascii="Arial" w:eastAsia="Times New Roman" w:hAnsi="Arial" w:cs="Times New Roman"/>
      <w:b/>
      <w:sz w:val="24"/>
      <w:szCs w:val="20"/>
    </w:rPr>
  </w:style>
  <w:style w:type="paragraph" w:styleId="BodyText2">
    <w:name w:val="Body Text 2"/>
    <w:basedOn w:val="Normal"/>
    <w:link w:val="BodyText2Char"/>
    <w:rsid w:val="00BA3263"/>
    <w:pPr>
      <w:spacing w:before="180" w:after="0" w:line="240" w:lineRule="auto"/>
      <w:ind w:left="1080"/>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BA3263"/>
    <w:rPr>
      <w:rFonts w:ascii="Times New Roman" w:eastAsia="Times New Roman" w:hAnsi="Times New Roman" w:cs="Times New Roman"/>
      <w:szCs w:val="20"/>
    </w:rPr>
  </w:style>
  <w:style w:type="paragraph" w:styleId="List3">
    <w:name w:val="List 3"/>
    <w:basedOn w:val="Normal"/>
    <w:rsid w:val="00BA3263"/>
    <w:pPr>
      <w:widowControl w:val="0"/>
      <w:overflowPunct w:val="0"/>
      <w:autoSpaceDE w:val="0"/>
      <w:autoSpaceDN w:val="0"/>
      <w:adjustRightInd w:val="0"/>
      <w:spacing w:after="0" w:line="240" w:lineRule="auto"/>
      <w:ind w:left="1080" w:hanging="360"/>
      <w:textAlignment w:val="baseline"/>
    </w:pPr>
    <w:rPr>
      <w:rFonts w:ascii="Times New Roman" w:eastAsia="Times New Roman" w:hAnsi="Times New Roman" w:cs="Times New Roman"/>
      <w:sz w:val="20"/>
      <w:szCs w:val="20"/>
    </w:rPr>
  </w:style>
  <w:style w:type="character" w:customStyle="1" w:styleId="SoDAField">
    <w:name w:val="SoDA Field"/>
    <w:basedOn w:val="DefaultParagraphFont"/>
    <w:rsid w:val="00BA3263"/>
    <w:rPr>
      <w:color w:val="0000FF"/>
      <w:sz w:val="20"/>
    </w:rPr>
  </w:style>
  <w:style w:type="paragraph" w:customStyle="1" w:styleId="SectionHeading">
    <w:name w:val="Section Heading"/>
    <w:basedOn w:val="Heading1"/>
    <w:next w:val="Heading1"/>
    <w:rsid w:val="00BA3263"/>
    <w:pPr>
      <w:pageBreakBefore/>
      <w:numPr>
        <w:numId w:val="0"/>
      </w:numPr>
      <w:pBdr>
        <w:bottom w:val="single" w:sz="18" w:space="4" w:color="auto"/>
      </w:pBdr>
      <w:spacing w:before="360" w:after="360" w:line="240" w:lineRule="auto"/>
      <w:ind w:left="720" w:hanging="720"/>
      <w:jc w:val="right"/>
      <w:outlineLvl w:val="9"/>
    </w:pPr>
    <w:rPr>
      <w:rFonts w:ascii="Times New Roman" w:eastAsia="Times New Roman" w:hAnsi="Times New Roman" w:cs="Times New Roman"/>
      <w:bCs w:val="0"/>
      <w:color w:val="auto"/>
      <w:sz w:val="48"/>
      <w:szCs w:val="20"/>
    </w:rPr>
  </w:style>
  <w:style w:type="paragraph" w:customStyle="1" w:styleId="CodeTop">
    <w:name w:val="Code Top"/>
    <w:basedOn w:val="Normal"/>
    <w:next w:val="Normal"/>
    <w:rsid w:val="00BA3263"/>
    <w:pPr>
      <w:keepNext/>
      <w:spacing w:before="180" w:after="0" w:line="240" w:lineRule="auto"/>
      <w:ind w:left="1800"/>
    </w:pPr>
    <w:rPr>
      <w:rFonts w:ascii="Courier New" w:eastAsia="Times New Roman" w:hAnsi="Courier New" w:cs="Times New Roman"/>
      <w:sz w:val="20"/>
      <w:szCs w:val="20"/>
    </w:rPr>
  </w:style>
  <w:style w:type="paragraph" w:styleId="TOC3">
    <w:name w:val="toc 3"/>
    <w:basedOn w:val="Normal"/>
    <w:next w:val="Normal"/>
    <w:autoRedefine/>
    <w:uiPriority w:val="39"/>
    <w:unhideWhenUsed/>
    <w:rsid w:val="00BA3263"/>
    <w:pPr>
      <w:widowControl w:val="0"/>
      <w:overflowPunct w:val="0"/>
      <w:autoSpaceDE w:val="0"/>
      <w:autoSpaceDN w:val="0"/>
      <w:adjustRightInd w:val="0"/>
      <w:spacing w:after="100" w:line="240" w:lineRule="auto"/>
      <w:ind w:left="400"/>
      <w:textAlignment w:val="baseline"/>
    </w:pPr>
    <w:rPr>
      <w:rFonts w:ascii="Times New Roman" w:eastAsia="Times New Roman" w:hAnsi="Times New Roman" w:cs="Times New Roman"/>
      <w:sz w:val="20"/>
      <w:szCs w:val="20"/>
    </w:rPr>
  </w:style>
  <w:style w:type="paragraph" w:customStyle="1" w:styleId="TOCBase">
    <w:name w:val="TOC Base"/>
    <w:basedOn w:val="Normal"/>
    <w:rsid w:val="00BA3263"/>
    <w:pPr>
      <w:spacing w:before="180" w:after="0" w:line="240"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BA3263"/>
    <w:pPr>
      <w:widowControl w:val="0"/>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BA3263"/>
    <w:rPr>
      <w:rFonts w:ascii="Times New Roman" w:eastAsia="Times New Roman" w:hAnsi="Times New Roman" w:cs="Times New Roman"/>
      <w:sz w:val="20"/>
      <w:szCs w:val="20"/>
    </w:rPr>
  </w:style>
  <w:style w:type="table" w:styleId="LightList-Accent1">
    <w:name w:val="Light List Accent 1"/>
    <w:basedOn w:val="TableNormal"/>
    <w:uiPriority w:val="61"/>
    <w:rsid w:val="00BA32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p">
    <w:name w:val="p"/>
    <w:basedOn w:val="Normal"/>
    <w:rsid w:val="00103F38"/>
    <w:pPr>
      <w:spacing w:before="120" w:after="120" w:line="240" w:lineRule="auto"/>
    </w:pPr>
    <w:rPr>
      <w:rFonts w:ascii="Times New Roman" w:eastAsia="Times New Roman" w:hAnsi="Times New Roman" w:cs="Times New Roman"/>
      <w:szCs w:val="20"/>
    </w:rPr>
  </w:style>
  <w:style w:type="paragraph" w:styleId="FootnoteText">
    <w:name w:val="footnote text"/>
    <w:basedOn w:val="Normal"/>
    <w:link w:val="FootnoteTextChar"/>
    <w:uiPriority w:val="99"/>
    <w:semiHidden/>
    <w:unhideWhenUsed/>
    <w:rsid w:val="002A66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604"/>
    <w:rPr>
      <w:sz w:val="20"/>
      <w:szCs w:val="20"/>
    </w:rPr>
  </w:style>
  <w:style w:type="character" w:styleId="FootnoteReference">
    <w:name w:val="footnote reference"/>
    <w:basedOn w:val="DefaultParagraphFont"/>
    <w:uiPriority w:val="99"/>
    <w:semiHidden/>
    <w:unhideWhenUsed/>
    <w:rsid w:val="002A6604"/>
    <w:rPr>
      <w:vertAlign w:val="superscript"/>
    </w:rPr>
  </w:style>
  <w:style w:type="character" w:customStyle="1" w:styleId="reference-text">
    <w:name w:val="reference-text"/>
    <w:basedOn w:val="DefaultParagraphFont"/>
    <w:rsid w:val="002A6604"/>
  </w:style>
  <w:style w:type="character" w:styleId="FollowedHyperlink">
    <w:name w:val="FollowedHyperlink"/>
    <w:basedOn w:val="DefaultParagraphFont"/>
    <w:uiPriority w:val="99"/>
    <w:semiHidden/>
    <w:unhideWhenUsed/>
    <w:rsid w:val="005D468B"/>
    <w:rPr>
      <w:color w:val="800080" w:themeColor="followedHyperlink"/>
      <w:u w:val="single"/>
    </w:rPr>
  </w:style>
  <w:style w:type="paragraph" w:styleId="Revision">
    <w:name w:val="Revision"/>
    <w:hidden/>
    <w:uiPriority w:val="99"/>
    <w:semiHidden/>
    <w:rsid w:val="005D468B"/>
    <w:pPr>
      <w:spacing w:after="0" w:line="240" w:lineRule="auto"/>
    </w:pPr>
  </w:style>
  <w:style w:type="paragraph" w:customStyle="1" w:styleId="tabletxt">
    <w:name w:val="tabletxt"/>
    <w:basedOn w:val="Normal"/>
    <w:uiPriority w:val="99"/>
    <w:rsid w:val="004B51F1"/>
    <w:pPr>
      <w:autoSpaceDE w:val="0"/>
      <w:autoSpaceDN w:val="0"/>
      <w:adjustRightInd w:val="0"/>
      <w:spacing w:before="20" w:after="20" w:line="240" w:lineRule="auto"/>
      <w:jc w:val="both"/>
    </w:pPr>
    <w:rPr>
      <w:rFonts w:ascii="Times New Roman" w:eastAsia="Times New Roman" w:hAnsi="Times New Roman" w:cs="Arial"/>
      <w:sz w:val="20"/>
      <w:szCs w:val="20"/>
    </w:rPr>
  </w:style>
  <w:style w:type="paragraph" w:customStyle="1" w:styleId="Tabletext">
    <w:name w:val="Tabletext"/>
    <w:basedOn w:val="Normal"/>
    <w:uiPriority w:val="99"/>
    <w:rsid w:val="004B51F1"/>
    <w:pPr>
      <w:keepLines/>
      <w:widowControl w:val="0"/>
      <w:spacing w:after="0" w:line="240" w:lineRule="atLeast"/>
    </w:pPr>
    <w:rPr>
      <w:rFonts w:ascii="Arial" w:eastAsia="Times New Roman" w:hAnsi="Arial" w:cs="Times New Roman"/>
      <w:sz w:val="20"/>
      <w:szCs w:val="20"/>
    </w:rPr>
  </w:style>
  <w:style w:type="character" w:customStyle="1" w:styleId="shortdesc">
    <w:name w:val="shortdesc"/>
    <w:basedOn w:val="DefaultParagraphFont"/>
    <w:rsid w:val="00B136A9"/>
  </w:style>
  <w:style w:type="paragraph" w:styleId="NormalWeb">
    <w:name w:val="Normal (Web)"/>
    <w:basedOn w:val="Normal"/>
    <w:uiPriority w:val="99"/>
    <w:semiHidden/>
    <w:unhideWhenUsed/>
    <w:rsid w:val="00B13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6A9"/>
    <w:rPr>
      <w:b/>
      <w:bCs/>
    </w:rPr>
  </w:style>
  <w:style w:type="character" w:customStyle="1" w:styleId="st">
    <w:name w:val="st"/>
    <w:basedOn w:val="DefaultParagraphFont"/>
    <w:rsid w:val="00134F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3"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40F37"/>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40F37"/>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DE550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40F3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40F3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40F3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540F3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540F3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540F3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0F3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40F3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DE550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540F3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40F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40F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540F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540F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540F3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qFormat/>
    <w:rsid w:val="00540F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540F37"/>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540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41F4"/>
    <w:pPr>
      <w:ind w:left="720"/>
      <w:contextualSpacing/>
    </w:pPr>
  </w:style>
  <w:style w:type="character" w:styleId="CommentReference">
    <w:name w:val="annotation reference"/>
    <w:basedOn w:val="DefaultParagraphFont"/>
    <w:semiHidden/>
    <w:unhideWhenUsed/>
    <w:rsid w:val="005E1851"/>
    <w:rPr>
      <w:sz w:val="16"/>
      <w:szCs w:val="16"/>
    </w:rPr>
  </w:style>
  <w:style w:type="paragraph" w:styleId="CommentText">
    <w:name w:val="annotation text"/>
    <w:basedOn w:val="Normal"/>
    <w:link w:val="CommentTextChar"/>
    <w:unhideWhenUsed/>
    <w:rsid w:val="005E1851"/>
    <w:pPr>
      <w:spacing w:line="240" w:lineRule="auto"/>
    </w:pPr>
    <w:rPr>
      <w:sz w:val="20"/>
      <w:szCs w:val="20"/>
    </w:rPr>
  </w:style>
  <w:style w:type="character" w:customStyle="1" w:styleId="CommentTextChar">
    <w:name w:val="Comment Text Char"/>
    <w:basedOn w:val="DefaultParagraphFont"/>
    <w:link w:val="CommentText"/>
    <w:rsid w:val="005E1851"/>
    <w:rPr>
      <w:sz w:val="20"/>
      <w:szCs w:val="20"/>
    </w:rPr>
  </w:style>
  <w:style w:type="paragraph" w:styleId="CommentSubject">
    <w:name w:val="annotation subject"/>
    <w:basedOn w:val="CommentText"/>
    <w:next w:val="CommentText"/>
    <w:link w:val="CommentSubjectChar"/>
    <w:uiPriority w:val="99"/>
    <w:semiHidden/>
    <w:unhideWhenUsed/>
    <w:rsid w:val="005E1851"/>
    <w:rPr>
      <w:b/>
      <w:bCs/>
    </w:rPr>
  </w:style>
  <w:style w:type="character" w:customStyle="1" w:styleId="CommentSubjectChar">
    <w:name w:val="Comment Subject Char"/>
    <w:basedOn w:val="CommentTextChar"/>
    <w:link w:val="CommentSubject"/>
    <w:uiPriority w:val="99"/>
    <w:semiHidden/>
    <w:rsid w:val="005E1851"/>
    <w:rPr>
      <w:b/>
      <w:bCs/>
      <w:sz w:val="20"/>
      <w:szCs w:val="20"/>
    </w:rPr>
  </w:style>
  <w:style w:type="paragraph" w:styleId="BalloonText">
    <w:name w:val="Balloon Text"/>
    <w:basedOn w:val="Normal"/>
    <w:link w:val="BalloonTextChar"/>
    <w:uiPriority w:val="99"/>
    <w:semiHidden/>
    <w:unhideWhenUsed/>
    <w:rsid w:val="005E18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851"/>
    <w:rPr>
      <w:rFonts w:ascii="Tahoma" w:hAnsi="Tahoma" w:cs="Tahoma"/>
      <w:sz w:val="16"/>
      <w:szCs w:val="16"/>
    </w:rPr>
  </w:style>
  <w:style w:type="paragraph" w:styleId="TOCHeading">
    <w:name w:val="TOC Heading"/>
    <w:basedOn w:val="Heading1"/>
    <w:next w:val="Normal"/>
    <w:uiPriority w:val="39"/>
    <w:semiHidden/>
    <w:unhideWhenUsed/>
    <w:qFormat/>
    <w:rsid w:val="009A5A09"/>
    <w:pPr>
      <w:numPr>
        <w:numId w:val="0"/>
      </w:numPr>
      <w:outlineLvl w:val="9"/>
    </w:pPr>
    <w:rPr>
      <w:lang w:eastAsia="ja-JP"/>
    </w:rPr>
  </w:style>
  <w:style w:type="paragraph" w:styleId="TOC1">
    <w:name w:val="toc 1"/>
    <w:basedOn w:val="Normal"/>
    <w:next w:val="Normal"/>
    <w:autoRedefine/>
    <w:uiPriority w:val="39"/>
    <w:unhideWhenUsed/>
    <w:rsid w:val="009A5A09"/>
    <w:pPr>
      <w:spacing w:after="100"/>
    </w:pPr>
  </w:style>
  <w:style w:type="paragraph" w:styleId="TOC2">
    <w:name w:val="toc 2"/>
    <w:basedOn w:val="Normal"/>
    <w:next w:val="Normal"/>
    <w:autoRedefine/>
    <w:uiPriority w:val="39"/>
    <w:unhideWhenUsed/>
    <w:rsid w:val="009A5A09"/>
    <w:pPr>
      <w:spacing w:after="100"/>
      <w:ind w:left="220"/>
    </w:pPr>
  </w:style>
  <w:style w:type="character" w:styleId="Hyperlink">
    <w:name w:val="Hyperlink"/>
    <w:basedOn w:val="DefaultParagraphFont"/>
    <w:uiPriority w:val="99"/>
    <w:unhideWhenUsed/>
    <w:rsid w:val="009A5A09"/>
    <w:rPr>
      <w:color w:val="0000FF" w:themeColor="hyperlink"/>
      <w:u w:val="single"/>
    </w:rPr>
  </w:style>
  <w:style w:type="paragraph" w:styleId="Header">
    <w:name w:val="header"/>
    <w:aliases w:val="h,Header/Footer,header odd,Hyphen,NCDOT Header"/>
    <w:basedOn w:val="Normal"/>
    <w:link w:val="HeaderChar"/>
    <w:uiPriority w:val="99"/>
    <w:unhideWhenUsed/>
    <w:rsid w:val="00CB74DE"/>
    <w:pPr>
      <w:tabs>
        <w:tab w:val="center" w:pos="4680"/>
        <w:tab w:val="right" w:pos="9360"/>
      </w:tabs>
      <w:spacing w:after="0" w:line="240" w:lineRule="auto"/>
    </w:pPr>
  </w:style>
  <w:style w:type="character" w:customStyle="1" w:styleId="HeaderChar">
    <w:name w:val="Header Char"/>
    <w:aliases w:val="h Char,Header/Footer Char,header odd Char,Hyphen Char,NCDOT Header Char"/>
    <w:basedOn w:val="DefaultParagraphFont"/>
    <w:link w:val="Header"/>
    <w:uiPriority w:val="99"/>
    <w:rsid w:val="00CB74DE"/>
  </w:style>
  <w:style w:type="paragraph" w:styleId="Footer">
    <w:name w:val="footer"/>
    <w:basedOn w:val="Normal"/>
    <w:link w:val="FooterChar"/>
    <w:uiPriority w:val="99"/>
    <w:unhideWhenUsed/>
    <w:rsid w:val="00CB74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4DE"/>
  </w:style>
  <w:style w:type="paragraph" w:customStyle="1" w:styleId="HeaderOdd">
    <w:name w:val="Header Odd"/>
    <w:basedOn w:val="Normal"/>
    <w:rsid w:val="00BA3263"/>
    <w:pPr>
      <w:keepLines/>
      <w:widowControl w:val="0"/>
      <w:tabs>
        <w:tab w:val="center" w:pos="4860"/>
        <w:tab w:val="right" w:pos="9720"/>
      </w:tabs>
      <w:overflowPunct w:val="0"/>
      <w:autoSpaceDE w:val="0"/>
      <w:autoSpaceDN w:val="0"/>
      <w:adjustRightInd w:val="0"/>
      <w:spacing w:before="60" w:after="0" w:line="240" w:lineRule="exact"/>
      <w:textAlignment w:val="baseline"/>
    </w:pPr>
    <w:rPr>
      <w:rFonts w:ascii="Times New Roman" w:eastAsia="Times New Roman" w:hAnsi="Times New Roman" w:cs="Times New Roman"/>
      <w:sz w:val="18"/>
      <w:szCs w:val="20"/>
    </w:rPr>
  </w:style>
  <w:style w:type="paragraph" w:customStyle="1" w:styleId="HeaderTitle">
    <w:name w:val="Header Title"/>
    <w:basedOn w:val="Normal"/>
    <w:rsid w:val="00BA3263"/>
    <w:pPr>
      <w:keepLines/>
      <w:widowControl w:val="0"/>
      <w:overflowPunct w:val="0"/>
      <w:autoSpaceDE w:val="0"/>
      <w:autoSpaceDN w:val="0"/>
      <w:adjustRightInd w:val="0"/>
      <w:spacing w:before="240" w:after="240" w:line="240" w:lineRule="exact"/>
      <w:jc w:val="center"/>
      <w:textAlignment w:val="baseline"/>
    </w:pPr>
    <w:rPr>
      <w:rFonts w:ascii="Arial" w:eastAsia="Times New Roman" w:hAnsi="Arial" w:cs="Times New Roman"/>
      <w:b/>
      <w:sz w:val="24"/>
      <w:szCs w:val="20"/>
    </w:rPr>
  </w:style>
  <w:style w:type="paragraph" w:styleId="BodyText2">
    <w:name w:val="Body Text 2"/>
    <w:basedOn w:val="Normal"/>
    <w:link w:val="BodyText2Char"/>
    <w:rsid w:val="00BA3263"/>
    <w:pPr>
      <w:spacing w:before="180" w:after="0" w:line="240" w:lineRule="auto"/>
      <w:ind w:left="1080"/>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BA3263"/>
    <w:rPr>
      <w:rFonts w:ascii="Times New Roman" w:eastAsia="Times New Roman" w:hAnsi="Times New Roman" w:cs="Times New Roman"/>
      <w:szCs w:val="20"/>
    </w:rPr>
  </w:style>
  <w:style w:type="paragraph" w:styleId="List3">
    <w:name w:val="List 3"/>
    <w:basedOn w:val="Normal"/>
    <w:rsid w:val="00BA3263"/>
    <w:pPr>
      <w:widowControl w:val="0"/>
      <w:overflowPunct w:val="0"/>
      <w:autoSpaceDE w:val="0"/>
      <w:autoSpaceDN w:val="0"/>
      <w:adjustRightInd w:val="0"/>
      <w:spacing w:after="0" w:line="240" w:lineRule="auto"/>
      <w:ind w:left="1080" w:hanging="360"/>
      <w:textAlignment w:val="baseline"/>
    </w:pPr>
    <w:rPr>
      <w:rFonts w:ascii="Times New Roman" w:eastAsia="Times New Roman" w:hAnsi="Times New Roman" w:cs="Times New Roman"/>
      <w:sz w:val="20"/>
      <w:szCs w:val="20"/>
    </w:rPr>
  </w:style>
  <w:style w:type="character" w:customStyle="1" w:styleId="SoDAField">
    <w:name w:val="SoDA Field"/>
    <w:basedOn w:val="DefaultParagraphFont"/>
    <w:rsid w:val="00BA3263"/>
    <w:rPr>
      <w:color w:val="0000FF"/>
      <w:sz w:val="20"/>
    </w:rPr>
  </w:style>
  <w:style w:type="paragraph" w:customStyle="1" w:styleId="SectionHeading">
    <w:name w:val="Section Heading"/>
    <w:basedOn w:val="Heading1"/>
    <w:next w:val="Heading1"/>
    <w:rsid w:val="00BA3263"/>
    <w:pPr>
      <w:pageBreakBefore/>
      <w:numPr>
        <w:numId w:val="0"/>
      </w:numPr>
      <w:pBdr>
        <w:bottom w:val="single" w:sz="18" w:space="4" w:color="auto"/>
      </w:pBdr>
      <w:spacing w:before="360" w:after="360" w:line="240" w:lineRule="auto"/>
      <w:ind w:left="720" w:hanging="720"/>
      <w:jc w:val="right"/>
      <w:outlineLvl w:val="9"/>
    </w:pPr>
    <w:rPr>
      <w:rFonts w:ascii="Times New Roman" w:eastAsia="Times New Roman" w:hAnsi="Times New Roman" w:cs="Times New Roman"/>
      <w:bCs w:val="0"/>
      <w:color w:val="auto"/>
      <w:sz w:val="48"/>
      <w:szCs w:val="20"/>
    </w:rPr>
  </w:style>
  <w:style w:type="paragraph" w:customStyle="1" w:styleId="CodeTop">
    <w:name w:val="Code Top"/>
    <w:basedOn w:val="Normal"/>
    <w:next w:val="Normal"/>
    <w:rsid w:val="00BA3263"/>
    <w:pPr>
      <w:keepNext/>
      <w:spacing w:before="180" w:after="0" w:line="240" w:lineRule="auto"/>
      <w:ind w:left="1800"/>
    </w:pPr>
    <w:rPr>
      <w:rFonts w:ascii="Courier New" w:eastAsia="Times New Roman" w:hAnsi="Courier New" w:cs="Times New Roman"/>
      <w:sz w:val="20"/>
      <w:szCs w:val="20"/>
    </w:rPr>
  </w:style>
  <w:style w:type="paragraph" w:styleId="TOC3">
    <w:name w:val="toc 3"/>
    <w:basedOn w:val="Normal"/>
    <w:next w:val="Normal"/>
    <w:autoRedefine/>
    <w:uiPriority w:val="39"/>
    <w:unhideWhenUsed/>
    <w:rsid w:val="00BA3263"/>
    <w:pPr>
      <w:widowControl w:val="0"/>
      <w:overflowPunct w:val="0"/>
      <w:autoSpaceDE w:val="0"/>
      <w:autoSpaceDN w:val="0"/>
      <w:adjustRightInd w:val="0"/>
      <w:spacing w:after="100" w:line="240" w:lineRule="auto"/>
      <w:ind w:left="400"/>
      <w:textAlignment w:val="baseline"/>
    </w:pPr>
    <w:rPr>
      <w:rFonts w:ascii="Times New Roman" w:eastAsia="Times New Roman" w:hAnsi="Times New Roman" w:cs="Times New Roman"/>
      <w:sz w:val="20"/>
      <w:szCs w:val="20"/>
    </w:rPr>
  </w:style>
  <w:style w:type="paragraph" w:customStyle="1" w:styleId="TOCBase">
    <w:name w:val="TOC Base"/>
    <w:basedOn w:val="Normal"/>
    <w:rsid w:val="00BA3263"/>
    <w:pPr>
      <w:spacing w:before="180" w:after="0" w:line="240" w:lineRule="auto"/>
    </w:pPr>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BA3263"/>
    <w:pPr>
      <w:widowControl w:val="0"/>
      <w:overflowPunct w:val="0"/>
      <w:autoSpaceDE w:val="0"/>
      <w:autoSpaceDN w:val="0"/>
      <w:adjustRightInd w:val="0"/>
      <w:spacing w:after="120" w:line="240" w:lineRule="auto"/>
      <w:textAlignment w:val="baseline"/>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semiHidden/>
    <w:rsid w:val="00BA3263"/>
    <w:rPr>
      <w:rFonts w:ascii="Times New Roman" w:eastAsia="Times New Roman" w:hAnsi="Times New Roman" w:cs="Times New Roman"/>
      <w:sz w:val="20"/>
      <w:szCs w:val="20"/>
    </w:rPr>
  </w:style>
  <w:style w:type="table" w:styleId="LightList-Accent1">
    <w:name w:val="Light List Accent 1"/>
    <w:basedOn w:val="TableNormal"/>
    <w:uiPriority w:val="61"/>
    <w:rsid w:val="00BA326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p">
    <w:name w:val="p"/>
    <w:basedOn w:val="Normal"/>
    <w:rsid w:val="00103F38"/>
    <w:pPr>
      <w:spacing w:before="120" w:after="120" w:line="240" w:lineRule="auto"/>
    </w:pPr>
    <w:rPr>
      <w:rFonts w:ascii="Times New Roman" w:eastAsia="Times New Roman" w:hAnsi="Times New Roman" w:cs="Times New Roman"/>
      <w:szCs w:val="20"/>
    </w:rPr>
  </w:style>
  <w:style w:type="paragraph" w:styleId="FootnoteText">
    <w:name w:val="footnote text"/>
    <w:basedOn w:val="Normal"/>
    <w:link w:val="FootnoteTextChar"/>
    <w:uiPriority w:val="99"/>
    <w:semiHidden/>
    <w:unhideWhenUsed/>
    <w:rsid w:val="002A660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604"/>
    <w:rPr>
      <w:sz w:val="20"/>
      <w:szCs w:val="20"/>
    </w:rPr>
  </w:style>
  <w:style w:type="character" w:styleId="FootnoteReference">
    <w:name w:val="footnote reference"/>
    <w:basedOn w:val="DefaultParagraphFont"/>
    <w:uiPriority w:val="99"/>
    <w:semiHidden/>
    <w:unhideWhenUsed/>
    <w:rsid w:val="002A6604"/>
    <w:rPr>
      <w:vertAlign w:val="superscript"/>
    </w:rPr>
  </w:style>
  <w:style w:type="character" w:customStyle="1" w:styleId="reference-text">
    <w:name w:val="reference-text"/>
    <w:basedOn w:val="DefaultParagraphFont"/>
    <w:rsid w:val="002A6604"/>
  </w:style>
  <w:style w:type="character" w:styleId="FollowedHyperlink">
    <w:name w:val="FollowedHyperlink"/>
    <w:basedOn w:val="DefaultParagraphFont"/>
    <w:uiPriority w:val="99"/>
    <w:semiHidden/>
    <w:unhideWhenUsed/>
    <w:rsid w:val="005D468B"/>
    <w:rPr>
      <w:color w:val="800080" w:themeColor="followedHyperlink"/>
      <w:u w:val="single"/>
    </w:rPr>
  </w:style>
  <w:style w:type="paragraph" w:styleId="Revision">
    <w:name w:val="Revision"/>
    <w:hidden/>
    <w:uiPriority w:val="99"/>
    <w:semiHidden/>
    <w:rsid w:val="005D468B"/>
    <w:pPr>
      <w:spacing w:after="0" w:line="240" w:lineRule="auto"/>
    </w:pPr>
  </w:style>
  <w:style w:type="paragraph" w:customStyle="1" w:styleId="tabletxt">
    <w:name w:val="tabletxt"/>
    <w:basedOn w:val="Normal"/>
    <w:uiPriority w:val="99"/>
    <w:rsid w:val="004B51F1"/>
    <w:pPr>
      <w:autoSpaceDE w:val="0"/>
      <w:autoSpaceDN w:val="0"/>
      <w:adjustRightInd w:val="0"/>
      <w:spacing w:before="20" w:after="20" w:line="240" w:lineRule="auto"/>
      <w:jc w:val="both"/>
    </w:pPr>
    <w:rPr>
      <w:rFonts w:ascii="Times New Roman" w:eastAsia="Times New Roman" w:hAnsi="Times New Roman" w:cs="Arial"/>
      <w:sz w:val="20"/>
      <w:szCs w:val="20"/>
    </w:rPr>
  </w:style>
  <w:style w:type="paragraph" w:customStyle="1" w:styleId="Tabletext">
    <w:name w:val="Tabletext"/>
    <w:basedOn w:val="Normal"/>
    <w:uiPriority w:val="99"/>
    <w:rsid w:val="004B51F1"/>
    <w:pPr>
      <w:keepLines/>
      <w:widowControl w:val="0"/>
      <w:spacing w:after="0" w:line="240" w:lineRule="atLeast"/>
    </w:pPr>
    <w:rPr>
      <w:rFonts w:ascii="Arial" w:eastAsia="Times New Roman" w:hAnsi="Arial" w:cs="Times New Roman"/>
      <w:sz w:val="20"/>
      <w:szCs w:val="20"/>
    </w:rPr>
  </w:style>
  <w:style w:type="character" w:customStyle="1" w:styleId="shortdesc">
    <w:name w:val="shortdesc"/>
    <w:basedOn w:val="DefaultParagraphFont"/>
    <w:rsid w:val="00B136A9"/>
  </w:style>
  <w:style w:type="paragraph" w:styleId="NormalWeb">
    <w:name w:val="Normal (Web)"/>
    <w:basedOn w:val="Normal"/>
    <w:uiPriority w:val="99"/>
    <w:semiHidden/>
    <w:unhideWhenUsed/>
    <w:rsid w:val="00B136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36A9"/>
    <w:rPr>
      <w:b/>
      <w:bCs/>
    </w:rPr>
  </w:style>
  <w:style w:type="character" w:customStyle="1" w:styleId="st">
    <w:name w:val="st"/>
    <w:basedOn w:val="DefaultParagraphFont"/>
    <w:rsid w:val="00134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231187">
      <w:bodyDiv w:val="1"/>
      <w:marLeft w:val="0"/>
      <w:marRight w:val="0"/>
      <w:marTop w:val="0"/>
      <w:marBottom w:val="0"/>
      <w:divBdr>
        <w:top w:val="none" w:sz="0" w:space="0" w:color="auto"/>
        <w:left w:val="none" w:sz="0" w:space="0" w:color="auto"/>
        <w:bottom w:val="none" w:sz="0" w:space="0" w:color="auto"/>
        <w:right w:val="none" w:sz="0" w:space="0" w:color="auto"/>
      </w:divBdr>
    </w:div>
    <w:div w:id="780496879">
      <w:bodyDiv w:val="1"/>
      <w:marLeft w:val="0"/>
      <w:marRight w:val="0"/>
      <w:marTop w:val="0"/>
      <w:marBottom w:val="0"/>
      <w:divBdr>
        <w:top w:val="none" w:sz="0" w:space="0" w:color="auto"/>
        <w:left w:val="none" w:sz="0" w:space="0" w:color="auto"/>
        <w:bottom w:val="none" w:sz="0" w:space="0" w:color="auto"/>
        <w:right w:val="none" w:sz="0" w:space="0" w:color="auto"/>
      </w:divBdr>
    </w:div>
    <w:div w:id="794563950">
      <w:bodyDiv w:val="1"/>
      <w:marLeft w:val="0"/>
      <w:marRight w:val="0"/>
      <w:marTop w:val="0"/>
      <w:marBottom w:val="0"/>
      <w:divBdr>
        <w:top w:val="none" w:sz="0" w:space="0" w:color="auto"/>
        <w:left w:val="none" w:sz="0" w:space="0" w:color="auto"/>
        <w:bottom w:val="none" w:sz="0" w:space="0" w:color="auto"/>
        <w:right w:val="none" w:sz="0" w:space="0" w:color="auto"/>
      </w:divBdr>
    </w:div>
    <w:div w:id="801846846">
      <w:bodyDiv w:val="1"/>
      <w:marLeft w:val="0"/>
      <w:marRight w:val="0"/>
      <w:marTop w:val="0"/>
      <w:marBottom w:val="0"/>
      <w:divBdr>
        <w:top w:val="none" w:sz="0" w:space="0" w:color="auto"/>
        <w:left w:val="none" w:sz="0" w:space="0" w:color="auto"/>
        <w:bottom w:val="none" w:sz="0" w:space="0" w:color="auto"/>
        <w:right w:val="none" w:sz="0" w:space="0" w:color="auto"/>
      </w:divBdr>
    </w:div>
    <w:div w:id="847452110">
      <w:bodyDiv w:val="1"/>
      <w:marLeft w:val="0"/>
      <w:marRight w:val="0"/>
      <w:marTop w:val="0"/>
      <w:marBottom w:val="0"/>
      <w:divBdr>
        <w:top w:val="none" w:sz="0" w:space="0" w:color="auto"/>
        <w:left w:val="none" w:sz="0" w:space="0" w:color="auto"/>
        <w:bottom w:val="none" w:sz="0" w:space="0" w:color="auto"/>
        <w:right w:val="none" w:sz="0" w:space="0" w:color="auto"/>
      </w:divBdr>
    </w:div>
    <w:div w:id="866138115">
      <w:bodyDiv w:val="1"/>
      <w:marLeft w:val="0"/>
      <w:marRight w:val="0"/>
      <w:marTop w:val="0"/>
      <w:marBottom w:val="0"/>
      <w:divBdr>
        <w:top w:val="none" w:sz="0" w:space="0" w:color="auto"/>
        <w:left w:val="none" w:sz="0" w:space="0" w:color="auto"/>
        <w:bottom w:val="none" w:sz="0" w:space="0" w:color="auto"/>
        <w:right w:val="none" w:sz="0" w:space="0" w:color="auto"/>
      </w:divBdr>
      <w:divsChild>
        <w:div w:id="172502991">
          <w:marLeft w:val="0"/>
          <w:marRight w:val="0"/>
          <w:marTop w:val="120"/>
          <w:marBottom w:val="120"/>
          <w:divBdr>
            <w:top w:val="none" w:sz="0" w:space="0" w:color="auto"/>
            <w:left w:val="none" w:sz="0" w:space="0" w:color="auto"/>
            <w:bottom w:val="none" w:sz="0" w:space="0" w:color="auto"/>
            <w:right w:val="none" w:sz="0" w:space="0" w:color="auto"/>
          </w:divBdr>
        </w:div>
        <w:div w:id="279263769">
          <w:marLeft w:val="720"/>
          <w:marRight w:val="0"/>
          <w:marTop w:val="120"/>
          <w:marBottom w:val="120"/>
          <w:divBdr>
            <w:top w:val="none" w:sz="0" w:space="0" w:color="auto"/>
            <w:left w:val="none" w:sz="0" w:space="0" w:color="auto"/>
            <w:bottom w:val="none" w:sz="0" w:space="0" w:color="auto"/>
            <w:right w:val="none" w:sz="0" w:space="0" w:color="auto"/>
          </w:divBdr>
        </w:div>
        <w:div w:id="344286408">
          <w:marLeft w:val="0"/>
          <w:marRight w:val="0"/>
          <w:marTop w:val="120"/>
          <w:marBottom w:val="120"/>
          <w:divBdr>
            <w:top w:val="none" w:sz="0" w:space="0" w:color="auto"/>
            <w:left w:val="none" w:sz="0" w:space="0" w:color="auto"/>
            <w:bottom w:val="none" w:sz="0" w:space="0" w:color="auto"/>
            <w:right w:val="none" w:sz="0" w:space="0" w:color="auto"/>
          </w:divBdr>
        </w:div>
        <w:div w:id="1153444578">
          <w:marLeft w:val="720"/>
          <w:marRight w:val="0"/>
          <w:marTop w:val="120"/>
          <w:marBottom w:val="120"/>
          <w:divBdr>
            <w:top w:val="none" w:sz="0" w:space="0" w:color="auto"/>
            <w:left w:val="none" w:sz="0" w:space="0" w:color="auto"/>
            <w:bottom w:val="none" w:sz="0" w:space="0" w:color="auto"/>
            <w:right w:val="none" w:sz="0" w:space="0" w:color="auto"/>
          </w:divBdr>
        </w:div>
        <w:div w:id="1369648333">
          <w:marLeft w:val="0"/>
          <w:marRight w:val="0"/>
          <w:marTop w:val="120"/>
          <w:marBottom w:val="120"/>
          <w:divBdr>
            <w:top w:val="none" w:sz="0" w:space="0" w:color="auto"/>
            <w:left w:val="none" w:sz="0" w:space="0" w:color="auto"/>
            <w:bottom w:val="none" w:sz="0" w:space="0" w:color="auto"/>
            <w:right w:val="none" w:sz="0" w:space="0" w:color="auto"/>
          </w:divBdr>
        </w:div>
        <w:div w:id="1614090578">
          <w:marLeft w:val="720"/>
          <w:marRight w:val="0"/>
          <w:marTop w:val="120"/>
          <w:marBottom w:val="120"/>
          <w:divBdr>
            <w:top w:val="none" w:sz="0" w:space="0" w:color="auto"/>
            <w:left w:val="none" w:sz="0" w:space="0" w:color="auto"/>
            <w:bottom w:val="none" w:sz="0" w:space="0" w:color="auto"/>
            <w:right w:val="none" w:sz="0" w:space="0" w:color="auto"/>
          </w:divBdr>
        </w:div>
      </w:divsChild>
    </w:div>
    <w:div w:id="887763534">
      <w:bodyDiv w:val="1"/>
      <w:marLeft w:val="0"/>
      <w:marRight w:val="0"/>
      <w:marTop w:val="0"/>
      <w:marBottom w:val="0"/>
      <w:divBdr>
        <w:top w:val="none" w:sz="0" w:space="0" w:color="auto"/>
        <w:left w:val="none" w:sz="0" w:space="0" w:color="auto"/>
        <w:bottom w:val="none" w:sz="0" w:space="0" w:color="auto"/>
        <w:right w:val="none" w:sz="0" w:space="0" w:color="auto"/>
      </w:divBdr>
    </w:div>
    <w:div w:id="928663499">
      <w:bodyDiv w:val="1"/>
      <w:marLeft w:val="0"/>
      <w:marRight w:val="0"/>
      <w:marTop w:val="0"/>
      <w:marBottom w:val="0"/>
      <w:divBdr>
        <w:top w:val="none" w:sz="0" w:space="0" w:color="auto"/>
        <w:left w:val="none" w:sz="0" w:space="0" w:color="auto"/>
        <w:bottom w:val="none" w:sz="0" w:space="0" w:color="auto"/>
        <w:right w:val="none" w:sz="0" w:space="0" w:color="auto"/>
      </w:divBdr>
    </w:div>
    <w:div w:id="1042554915">
      <w:bodyDiv w:val="1"/>
      <w:marLeft w:val="0"/>
      <w:marRight w:val="0"/>
      <w:marTop w:val="0"/>
      <w:marBottom w:val="0"/>
      <w:divBdr>
        <w:top w:val="none" w:sz="0" w:space="0" w:color="auto"/>
        <w:left w:val="none" w:sz="0" w:space="0" w:color="auto"/>
        <w:bottom w:val="none" w:sz="0" w:space="0" w:color="auto"/>
        <w:right w:val="none" w:sz="0" w:space="0" w:color="auto"/>
      </w:divBdr>
    </w:div>
    <w:div w:id="1120339258">
      <w:bodyDiv w:val="1"/>
      <w:marLeft w:val="0"/>
      <w:marRight w:val="0"/>
      <w:marTop w:val="0"/>
      <w:marBottom w:val="0"/>
      <w:divBdr>
        <w:top w:val="none" w:sz="0" w:space="0" w:color="auto"/>
        <w:left w:val="none" w:sz="0" w:space="0" w:color="auto"/>
        <w:bottom w:val="none" w:sz="0" w:space="0" w:color="auto"/>
        <w:right w:val="none" w:sz="0" w:space="0" w:color="auto"/>
      </w:divBdr>
    </w:div>
    <w:div w:id="1142620332">
      <w:bodyDiv w:val="1"/>
      <w:marLeft w:val="0"/>
      <w:marRight w:val="0"/>
      <w:marTop w:val="0"/>
      <w:marBottom w:val="0"/>
      <w:divBdr>
        <w:top w:val="none" w:sz="0" w:space="0" w:color="auto"/>
        <w:left w:val="none" w:sz="0" w:space="0" w:color="auto"/>
        <w:bottom w:val="none" w:sz="0" w:space="0" w:color="auto"/>
        <w:right w:val="none" w:sz="0" w:space="0" w:color="auto"/>
      </w:divBdr>
    </w:div>
    <w:div w:id="1187137678">
      <w:bodyDiv w:val="1"/>
      <w:marLeft w:val="0"/>
      <w:marRight w:val="0"/>
      <w:marTop w:val="0"/>
      <w:marBottom w:val="0"/>
      <w:divBdr>
        <w:top w:val="none" w:sz="0" w:space="0" w:color="auto"/>
        <w:left w:val="none" w:sz="0" w:space="0" w:color="auto"/>
        <w:bottom w:val="none" w:sz="0" w:space="0" w:color="auto"/>
        <w:right w:val="none" w:sz="0" w:space="0" w:color="auto"/>
      </w:divBdr>
    </w:div>
    <w:div w:id="1353217195">
      <w:bodyDiv w:val="1"/>
      <w:marLeft w:val="0"/>
      <w:marRight w:val="0"/>
      <w:marTop w:val="0"/>
      <w:marBottom w:val="0"/>
      <w:divBdr>
        <w:top w:val="none" w:sz="0" w:space="0" w:color="auto"/>
        <w:left w:val="none" w:sz="0" w:space="0" w:color="auto"/>
        <w:bottom w:val="none" w:sz="0" w:space="0" w:color="auto"/>
        <w:right w:val="none" w:sz="0" w:space="0" w:color="auto"/>
      </w:divBdr>
    </w:div>
    <w:div w:id="1464810460">
      <w:bodyDiv w:val="1"/>
      <w:marLeft w:val="0"/>
      <w:marRight w:val="0"/>
      <w:marTop w:val="0"/>
      <w:marBottom w:val="0"/>
      <w:divBdr>
        <w:top w:val="none" w:sz="0" w:space="0" w:color="auto"/>
        <w:left w:val="none" w:sz="0" w:space="0" w:color="auto"/>
        <w:bottom w:val="none" w:sz="0" w:space="0" w:color="auto"/>
        <w:right w:val="none" w:sz="0" w:space="0" w:color="auto"/>
      </w:divBdr>
    </w:div>
    <w:div w:id="1738553484">
      <w:bodyDiv w:val="1"/>
      <w:marLeft w:val="0"/>
      <w:marRight w:val="0"/>
      <w:marTop w:val="0"/>
      <w:marBottom w:val="0"/>
      <w:divBdr>
        <w:top w:val="none" w:sz="0" w:space="0" w:color="auto"/>
        <w:left w:val="none" w:sz="0" w:space="0" w:color="auto"/>
        <w:bottom w:val="none" w:sz="0" w:space="0" w:color="auto"/>
        <w:right w:val="none" w:sz="0" w:space="0" w:color="auto"/>
      </w:divBdr>
    </w:div>
    <w:div w:id="1851985195">
      <w:bodyDiv w:val="1"/>
      <w:marLeft w:val="0"/>
      <w:marRight w:val="0"/>
      <w:marTop w:val="0"/>
      <w:marBottom w:val="0"/>
      <w:divBdr>
        <w:top w:val="none" w:sz="0" w:space="0" w:color="auto"/>
        <w:left w:val="none" w:sz="0" w:space="0" w:color="auto"/>
        <w:bottom w:val="none" w:sz="0" w:space="0" w:color="auto"/>
        <w:right w:val="none" w:sz="0" w:space="0" w:color="auto"/>
      </w:divBdr>
    </w:div>
    <w:div w:id="1879470037">
      <w:bodyDiv w:val="1"/>
      <w:marLeft w:val="0"/>
      <w:marRight w:val="0"/>
      <w:marTop w:val="0"/>
      <w:marBottom w:val="0"/>
      <w:divBdr>
        <w:top w:val="none" w:sz="0" w:space="0" w:color="auto"/>
        <w:left w:val="none" w:sz="0" w:space="0" w:color="auto"/>
        <w:bottom w:val="none" w:sz="0" w:space="0" w:color="auto"/>
        <w:right w:val="none" w:sz="0" w:space="0" w:color="auto"/>
      </w:divBdr>
    </w:div>
    <w:div w:id="1924295985">
      <w:bodyDiv w:val="1"/>
      <w:marLeft w:val="0"/>
      <w:marRight w:val="0"/>
      <w:marTop w:val="0"/>
      <w:marBottom w:val="0"/>
      <w:divBdr>
        <w:top w:val="none" w:sz="0" w:space="0" w:color="auto"/>
        <w:left w:val="none" w:sz="0" w:space="0" w:color="auto"/>
        <w:bottom w:val="none" w:sz="0" w:space="0" w:color="auto"/>
        <w:right w:val="none" w:sz="0" w:space="0" w:color="auto"/>
      </w:divBdr>
      <w:divsChild>
        <w:div w:id="331298336">
          <w:marLeft w:val="0"/>
          <w:marRight w:val="0"/>
          <w:marTop w:val="0"/>
          <w:marBottom w:val="0"/>
          <w:divBdr>
            <w:top w:val="single" w:sz="36" w:space="0" w:color="075290"/>
            <w:left w:val="none" w:sz="0" w:space="0" w:color="auto"/>
            <w:bottom w:val="none" w:sz="0" w:space="0" w:color="auto"/>
            <w:right w:val="none" w:sz="0" w:space="0" w:color="auto"/>
          </w:divBdr>
          <w:divsChild>
            <w:div w:id="122894163">
              <w:marLeft w:val="0"/>
              <w:marRight w:val="0"/>
              <w:marTop w:val="0"/>
              <w:marBottom w:val="0"/>
              <w:divBdr>
                <w:top w:val="none" w:sz="0" w:space="0" w:color="auto"/>
                <w:left w:val="none" w:sz="0" w:space="0" w:color="auto"/>
                <w:bottom w:val="none" w:sz="0" w:space="0" w:color="auto"/>
                <w:right w:val="none" w:sz="0" w:space="0" w:color="auto"/>
              </w:divBdr>
              <w:divsChild>
                <w:div w:id="730078157">
                  <w:marLeft w:val="0"/>
                  <w:marRight w:val="0"/>
                  <w:marTop w:val="150"/>
                  <w:marBottom w:val="0"/>
                  <w:divBdr>
                    <w:top w:val="none" w:sz="0" w:space="0" w:color="auto"/>
                    <w:left w:val="none" w:sz="0" w:space="0" w:color="auto"/>
                    <w:bottom w:val="none" w:sz="0" w:space="0" w:color="auto"/>
                    <w:right w:val="none" w:sz="0" w:space="0" w:color="auto"/>
                  </w:divBdr>
                  <w:divsChild>
                    <w:div w:id="1122922241">
                      <w:marLeft w:val="-150"/>
                      <w:marRight w:val="0"/>
                      <w:marTop w:val="0"/>
                      <w:marBottom w:val="0"/>
                      <w:divBdr>
                        <w:top w:val="none" w:sz="0" w:space="0" w:color="auto"/>
                        <w:left w:val="none" w:sz="0" w:space="0" w:color="auto"/>
                        <w:bottom w:val="none" w:sz="0" w:space="0" w:color="auto"/>
                        <w:right w:val="none" w:sz="0" w:space="0" w:color="auto"/>
                      </w:divBdr>
                      <w:divsChild>
                        <w:div w:id="58748146">
                          <w:marLeft w:val="0"/>
                          <w:marRight w:val="0"/>
                          <w:marTop w:val="0"/>
                          <w:marBottom w:val="0"/>
                          <w:divBdr>
                            <w:top w:val="none" w:sz="0" w:space="0" w:color="auto"/>
                            <w:left w:val="none" w:sz="0" w:space="0" w:color="auto"/>
                            <w:bottom w:val="none" w:sz="0" w:space="0" w:color="auto"/>
                            <w:right w:val="none" w:sz="0" w:space="0" w:color="auto"/>
                          </w:divBdr>
                          <w:divsChild>
                            <w:div w:id="1718620669">
                              <w:marLeft w:val="0"/>
                              <w:marRight w:val="0"/>
                              <w:marTop w:val="0"/>
                              <w:marBottom w:val="0"/>
                              <w:divBdr>
                                <w:top w:val="none" w:sz="0" w:space="0" w:color="auto"/>
                                <w:left w:val="none" w:sz="0" w:space="0" w:color="auto"/>
                                <w:bottom w:val="none" w:sz="0" w:space="0" w:color="auto"/>
                                <w:right w:val="none" w:sz="0" w:space="0" w:color="auto"/>
                              </w:divBdr>
                            </w:div>
                            <w:div w:id="709694146">
                              <w:marLeft w:val="0"/>
                              <w:marRight w:val="0"/>
                              <w:marTop w:val="0"/>
                              <w:marBottom w:val="0"/>
                              <w:divBdr>
                                <w:top w:val="none" w:sz="0" w:space="0" w:color="auto"/>
                                <w:left w:val="none" w:sz="0" w:space="0" w:color="auto"/>
                                <w:bottom w:val="none" w:sz="0" w:space="0" w:color="auto"/>
                                <w:right w:val="none" w:sz="0" w:space="0" w:color="auto"/>
                              </w:divBdr>
                            </w:div>
                            <w:div w:id="897477701">
                              <w:marLeft w:val="0"/>
                              <w:marRight w:val="0"/>
                              <w:marTop w:val="0"/>
                              <w:marBottom w:val="0"/>
                              <w:divBdr>
                                <w:top w:val="none" w:sz="0" w:space="0" w:color="auto"/>
                                <w:left w:val="none" w:sz="0" w:space="0" w:color="auto"/>
                                <w:bottom w:val="none" w:sz="0" w:space="0" w:color="auto"/>
                                <w:right w:val="none" w:sz="0" w:space="0" w:color="auto"/>
                              </w:divBdr>
                            </w:div>
                            <w:div w:id="864946101">
                              <w:marLeft w:val="0"/>
                              <w:marRight w:val="0"/>
                              <w:marTop w:val="0"/>
                              <w:marBottom w:val="0"/>
                              <w:divBdr>
                                <w:top w:val="none" w:sz="0" w:space="0" w:color="auto"/>
                                <w:left w:val="none" w:sz="0" w:space="0" w:color="auto"/>
                                <w:bottom w:val="none" w:sz="0" w:space="0" w:color="auto"/>
                                <w:right w:val="none" w:sz="0" w:space="0" w:color="auto"/>
                              </w:divBdr>
                            </w:div>
                            <w:div w:id="1042442547">
                              <w:marLeft w:val="0"/>
                              <w:marRight w:val="0"/>
                              <w:marTop w:val="0"/>
                              <w:marBottom w:val="0"/>
                              <w:divBdr>
                                <w:top w:val="none" w:sz="0" w:space="0" w:color="auto"/>
                                <w:left w:val="none" w:sz="0" w:space="0" w:color="auto"/>
                                <w:bottom w:val="none" w:sz="0" w:space="0" w:color="auto"/>
                                <w:right w:val="none" w:sz="0" w:space="0" w:color="auto"/>
                              </w:divBdr>
                            </w:div>
                            <w:div w:id="1650207715">
                              <w:marLeft w:val="0"/>
                              <w:marRight w:val="0"/>
                              <w:marTop w:val="0"/>
                              <w:marBottom w:val="0"/>
                              <w:divBdr>
                                <w:top w:val="none" w:sz="0" w:space="0" w:color="auto"/>
                                <w:left w:val="none" w:sz="0" w:space="0" w:color="auto"/>
                                <w:bottom w:val="none" w:sz="0" w:space="0" w:color="auto"/>
                                <w:right w:val="none" w:sz="0" w:space="0" w:color="auto"/>
                              </w:divBdr>
                            </w:div>
                            <w:div w:id="1248270549">
                              <w:marLeft w:val="0"/>
                              <w:marRight w:val="0"/>
                              <w:marTop w:val="0"/>
                              <w:marBottom w:val="0"/>
                              <w:divBdr>
                                <w:top w:val="none" w:sz="0" w:space="0" w:color="auto"/>
                                <w:left w:val="none" w:sz="0" w:space="0" w:color="auto"/>
                                <w:bottom w:val="none" w:sz="0" w:space="0" w:color="auto"/>
                                <w:right w:val="none" w:sz="0" w:space="0" w:color="auto"/>
                              </w:divBdr>
                            </w:div>
                            <w:div w:id="750196711">
                              <w:marLeft w:val="0"/>
                              <w:marRight w:val="0"/>
                              <w:marTop w:val="0"/>
                              <w:marBottom w:val="0"/>
                              <w:divBdr>
                                <w:top w:val="none" w:sz="0" w:space="0" w:color="auto"/>
                                <w:left w:val="none" w:sz="0" w:space="0" w:color="auto"/>
                                <w:bottom w:val="none" w:sz="0" w:space="0" w:color="auto"/>
                                <w:right w:val="none" w:sz="0" w:space="0" w:color="auto"/>
                              </w:divBdr>
                            </w:div>
                            <w:div w:id="309331296">
                              <w:marLeft w:val="0"/>
                              <w:marRight w:val="0"/>
                              <w:marTop w:val="0"/>
                              <w:marBottom w:val="0"/>
                              <w:divBdr>
                                <w:top w:val="none" w:sz="0" w:space="0" w:color="auto"/>
                                <w:left w:val="none" w:sz="0" w:space="0" w:color="auto"/>
                                <w:bottom w:val="none" w:sz="0" w:space="0" w:color="auto"/>
                                <w:right w:val="none" w:sz="0" w:space="0" w:color="auto"/>
                              </w:divBdr>
                            </w:div>
                            <w:div w:id="1172642518">
                              <w:marLeft w:val="0"/>
                              <w:marRight w:val="0"/>
                              <w:marTop w:val="0"/>
                              <w:marBottom w:val="0"/>
                              <w:divBdr>
                                <w:top w:val="none" w:sz="0" w:space="0" w:color="auto"/>
                                <w:left w:val="none" w:sz="0" w:space="0" w:color="auto"/>
                                <w:bottom w:val="none" w:sz="0" w:space="0" w:color="auto"/>
                                <w:right w:val="none" w:sz="0" w:space="0" w:color="auto"/>
                              </w:divBdr>
                            </w:div>
                            <w:div w:id="618027945">
                              <w:marLeft w:val="0"/>
                              <w:marRight w:val="0"/>
                              <w:marTop w:val="0"/>
                              <w:marBottom w:val="0"/>
                              <w:divBdr>
                                <w:top w:val="none" w:sz="0" w:space="0" w:color="auto"/>
                                <w:left w:val="none" w:sz="0" w:space="0" w:color="auto"/>
                                <w:bottom w:val="none" w:sz="0" w:space="0" w:color="auto"/>
                                <w:right w:val="none" w:sz="0" w:space="0" w:color="auto"/>
                              </w:divBdr>
                            </w:div>
                            <w:div w:id="223761445">
                              <w:marLeft w:val="0"/>
                              <w:marRight w:val="0"/>
                              <w:marTop w:val="0"/>
                              <w:marBottom w:val="0"/>
                              <w:divBdr>
                                <w:top w:val="none" w:sz="0" w:space="0" w:color="auto"/>
                                <w:left w:val="none" w:sz="0" w:space="0" w:color="auto"/>
                                <w:bottom w:val="none" w:sz="0" w:space="0" w:color="auto"/>
                                <w:right w:val="none" w:sz="0" w:space="0" w:color="auto"/>
                              </w:divBdr>
                            </w:div>
                            <w:div w:id="610475862">
                              <w:marLeft w:val="0"/>
                              <w:marRight w:val="0"/>
                              <w:marTop w:val="0"/>
                              <w:marBottom w:val="0"/>
                              <w:divBdr>
                                <w:top w:val="none" w:sz="0" w:space="0" w:color="auto"/>
                                <w:left w:val="none" w:sz="0" w:space="0" w:color="auto"/>
                                <w:bottom w:val="none" w:sz="0" w:space="0" w:color="auto"/>
                                <w:right w:val="none" w:sz="0" w:space="0" w:color="auto"/>
                              </w:divBdr>
                            </w:div>
                            <w:div w:id="956642664">
                              <w:marLeft w:val="0"/>
                              <w:marRight w:val="0"/>
                              <w:marTop w:val="0"/>
                              <w:marBottom w:val="0"/>
                              <w:divBdr>
                                <w:top w:val="none" w:sz="0" w:space="0" w:color="auto"/>
                                <w:left w:val="none" w:sz="0" w:space="0" w:color="auto"/>
                                <w:bottom w:val="none" w:sz="0" w:space="0" w:color="auto"/>
                                <w:right w:val="none" w:sz="0" w:space="0" w:color="auto"/>
                              </w:divBdr>
                            </w:div>
                            <w:div w:id="1882088549">
                              <w:marLeft w:val="0"/>
                              <w:marRight w:val="0"/>
                              <w:marTop w:val="0"/>
                              <w:marBottom w:val="0"/>
                              <w:divBdr>
                                <w:top w:val="none" w:sz="0" w:space="0" w:color="auto"/>
                                <w:left w:val="none" w:sz="0" w:space="0" w:color="auto"/>
                                <w:bottom w:val="none" w:sz="0" w:space="0" w:color="auto"/>
                                <w:right w:val="none" w:sz="0" w:space="0" w:color="auto"/>
                              </w:divBdr>
                            </w:div>
                            <w:div w:id="597448965">
                              <w:marLeft w:val="0"/>
                              <w:marRight w:val="0"/>
                              <w:marTop w:val="0"/>
                              <w:marBottom w:val="0"/>
                              <w:divBdr>
                                <w:top w:val="none" w:sz="0" w:space="0" w:color="auto"/>
                                <w:left w:val="none" w:sz="0" w:space="0" w:color="auto"/>
                                <w:bottom w:val="none" w:sz="0" w:space="0" w:color="auto"/>
                                <w:right w:val="none" w:sz="0" w:space="0" w:color="auto"/>
                              </w:divBdr>
                            </w:div>
                            <w:div w:id="762721209">
                              <w:marLeft w:val="0"/>
                              <w:marRight w:val="0"/>
                              <w:marTop w:val="0"/>
                              <w:marBottom w:val="0"/>
                              <w:divBdr>
                                <w:top w:val="none" w:sz="0" w:space="0" w:color="auto"/>
                                <w:left w:val="none" w:sz="0" w:space="0" w:color="auto"/>
                                <w:bottom w:val="none" w:sz="0" w:space="0" w:color="auto"/>
                                <w:right w:val="none" w:sz="0" w:space="0" w:color="auto"/>
                              </w:divBdr>
                            </w:div>
                            <w:div w:id="1254244201">
                              <w:marLeft w:val="0"/>
                              <w:marRight w:val="0"/>
                              <w:marTop w:val="0"/>
                              <w:marBottom w:val="0"/>
                              <w:divBdr>
                                <w:top w:val="none" w:sz="0" w:space="0" w:color="auto"/>
                                <w:left w:val="none" w:sz="0" w:space="0" w:color="auto"/>
                                <w:bottom w:val="none" w:sz="0" w:space="0" w:color="auto"/>
                                <w:right w:val="none" w:sz="0" w:space="0" w:color="auto"/>
                              </w:divBdr>
                            </w:div>
                            <w:div w:id="1177648027">
                              <w:marLeft w:val="0"/>
                              <w:marRight w:val="0"/>
                              <w:marTop w:val="0"/>
                              <w:marBottom w:val="0"/>
                              <w:divBdr>
                                <w:top w:val="none" w:sz="0" w:space="0" w:color="auto"/>
                                <w:left w:val="none" w:sz="0" w:space="0" w:color="auto"/>
                                <w:bottom w:val="none" w:sz="0" w:space="0" w:color="auto"/>
                                <w:right w:val="none" w:sz="0" w:space="0" w:color="auto"/>
                              </w:divBdr>
                            </w:div>
                            <w:div w:id="637876097">
                              <w:marLeft w:val="0"/>
                              <w:marRight w:val="0"/>
                              <w:marTop w:val="0"/>
                              <w:marBottom w:val="0"/>
                              <w:divBdr>
                                <w:top w:val="none" w:sz="0" w:space="0" w:color="auto"/>
                                <w:left w:val="none" w:sz="0" w:space="0" w:color="auto"/>
                                <w:bottom w:val="none" w:sz="0" w:space="0" w:color="auto"/>
                                <w:right w:val="none" w:sz="0" w:space="0" w:color="auto"/>
                              </w:divBdr>
                            </w:div>
                            <w:div w:id="1666930579">
                              <w:marLeft w:val="0"/>
                              <w:marRight w:val="0"/>
                              <w:marTop w:val="0"/>
                              <w:marBottom w:val="0"/>
                              <w:divBdr>
                                <w:top w:val="none" w:sz="0" w:space="0" w:color="auto"/>
                                <w:left w:val="none" w:sz="0" w:space="0" w:color="auto"/>
                                <w:bottom w:val="none" w:sz="0" w:space="0" w:color="auto"/>
                                <w:right w:val="none" w:sz="0" w:space="0" w:color="auto"/>
                              </w:divBdr>
                            </w:div>
                            <w:div w:id="862549380">
                              <w:marLeft w:val="0"/>
                              <w:marRight w:val="0"/>
                              <w:marTop w:val="0"/>
                              <w:marBottom w:val="0"/>
                              <w:divBdr>
                                <w:top w:val="none" w:sz="0" w:space="0" w:color="auto"/>
                                <w:left w:val="none" w:sz="0" w:space="0" w:color="auto"/>
                                <w:bottom w:val="none" w:sz="0" w:space="0" w:color="auto"/>
                                <w:right w:val="none" w:sz="0" w:space="0" w:color="auto"/>
                              </w:divBdr>
                            </w:div>
                            <w:div w:id="2142729301">
                              <w:marLeft w:val="0"/>
                              <w:marRight w:val="0"/>
                              <w:marTop w:val="0"/>
                              <w:marBottom w:val="0"/>
                              <w:divBdr>
                                <w:top w:val="none" w:sz="0" w:space="0" w:color="auto"/>
                                <w:left w:val="none" w:sz="0" w:space="0" w:color="auto"/>
                                <w:bottom w:val="none" w:sz="0" w:space="0" w:color="auto"/>
                                <w:right w:val="none" w:sz="0" w:space="0" w:color="auto"/>
                              </w:divBdr>
                            </w:div>
                            <w:div w:id="225579902">
                              <w:marLeft w:val="0"/>
                              <w:marRight w:val="0"/>
                              <w:marTop w:val="0"/>
                              <w:marBottom w:val="0"/>
                              <w:divBdr>
                                <w:top w:val="none" w:sz="0" w:space="0" w:color="auto"/>
                                <w:left w:val="none" w:sz="0" w:space="0" w:color="auto"/>
                                <w:bottom w:val="none" w:sz="0" w:space="0" w:color="auto"/>
                                <w:right w:val="none" w:sz="0" w:space="0" w:color="auto"/>
                              </w:divBdr>
                            </w:div>
                            <w:div w:id="1262451279">
                              <w:marLeft w:val="0"/>
                              <w:marRight w:val="0"/>
                              <w:marTop w:val="0"/>
                              <w:marBottom w:val="0"/>
                              <w:divBdr>
                                <w:top w:val="none" w:sz="0" w:space="0" w:color="auto"/>
                                <w:left w:val="none" w:sz="0" w:space="0" w:color="auto"/>
                                <w:bottom w:val="none" w:sz="0" w:space="0" w:color="auto"/>
                                <w:right w:val="none" w:sz="0" w:space="0" w:color="auto"/>
                              </w:divBdr>
                            </w:div>
                            <w:div w:id="1502886408">
                              <w:marLeft w:val="0"/>
                              <w:marRight w:val="0"/>
                              <w:marTop w:val="0"/>
                              <w:marBottom w:val="0"/>
                              <w:divBdr>
                                <w:top w:val="none" w:sz="0" w:space="0" w:color="auto"/>
                                <w:left w:val="none" w:sz="0" w:space="0" w:color="auto"/>
                                <w:bottom w:val="none" w:sz="0" w:space="0" w:color="auto"/>
                                <w:right w:val="none" w:sz="0" w:space="0" w:color="auto"/>
                              </w:divBdr>
                            </w:div>
                            <w:div w:id="1631980902">
                              <w:marLeft w:val="0"/>
                              <w:marRight w:val="0"/>
                              <w:marTop w:val="0"/>
                              <w:marBottom w:val="0"/>
                              <w:divBdr>
                                <w:top w:val="none" w:sz="0" w:space="0" w:color="auto"/>
                                <w:left w:val="none" w:sz="0" w:space="0" w:color="auto"/>
                                <w:bottom w:val="none" w:sz="0" w:space="0" w:color="auto"/>
                                <w:right w:val="none" w:sz="0" w:space="0" w:color="auto"/>
                              </w:divBdr>
                              <w:divsChild>
                                <w:div w:id="1839343201">
                                  <w:marLeft w:val="0"/>
                                  <w:marRight w:val="0"/>
                                  <w:marTop w:val="0"/>
                                  <w:marBottom w:val="0"/>
                                  <w:divBdr>
                                    <w:top w:val="none" w:sz="0" w:space="0" w:color="auto"/>
                                    <w:left w:val="none" w:sz="0" w:space="0" w:color="auto"/>
                                    <w:bottom w:val="none" w:sz="0" w:space="0" w:color="auto"/>
                                    <w:right w:val="none" w:sz="0" w:space="0" w:color="auto"/>
                                  </w:divBdr>
                                </w:div>
                                <w:div w:id="1282801723">
                                  <w:marLeft w:val="0"/>
                                  <w:marRight w:val="0"/>
                                  <w:marTop w:val="0"/>
                                  <w:marBottom w:val="0"/>
                                  <w:divBdr>
                                    <w:top w:val="single" w:sz="6" w:space="0" w:color="E5E5E5"/>
                                    <w:left w:val="single" w:sz="6" w:space="0" w:color="E5E5E5"/>
                                    <w:bottom w:val="single" w:sz="6" w:space="0" w:color="E5E5E5"/>
                                    <w:right w:val="single" w:sz="6" w:space="0" w:color="E5E5E5"/>
                                  </w:divBdr>
                                </w:div>
                              </w:divsChild>
                            </w:div>
                          </w:divsChild>
                        </w:div>
                        <w:div w:id="295910464">
                          <w:marLeft w:val="0"/>
                          <w:marRight w:val="0"/>
                          <w:marTop w:val="0"/>
                          <w:marBottom w:val="0"/>
                          <w:divBdr>
                            <w:top w:val="none" w:sz="0" w:space="0" w:color="auto"/>
                            <w:left w:val="none" w:sz="0" w:space="0" w:color="auto"/>
                            <w:bottom w:val="none" w:sz="0" w:space="0" w:color="auto"/>
                            <w:right w:val="none" w:sz="0" w:space="0" w:color="auto"/>
                          </w:divBdr>
                          <w:divsChild>
                            <w:div w:id="583995243">
                              <w:marLeft w:val="0"/>
                              <w:marRight w:val="0"/>
                              <w:marTop w:val="0"/>
                              <w:marBottom w:val="0"/>
                              <w:divBdr>
                                <w:top w:val="none" w:sz="0" w:space="0" w:color="auto"/>
                                <w:left w:val="none" w:sz="0" w:space="0" w:color="auto"/>
                                <w:bottom w:val="none" w:sz="0" w:space="0" w:color="auto"/>
                                <w:right w:val="none" w:sz="0" w:space="0" w:color="auto"/>
                              </w:divBdr>
                            </w:div>
                          </w:divsChild>
                        </w:div>
                        <w:div w:id="1717003069">
                          <w:marLeft w:val="0"/>
                          <w:marRight w:val="0"/>
                          <w:marTop w:val="0"/>
                          <w:marBottom w:val="0"/>
                          <w:divBdr>
                            <w:top w:val="none" w:sz="0" w:space="0" w:color="auto"/>
                            <w:left w:val="none" w:sz="0" w:space="0" w:color="auto"/>
                            <w:bottom w:val="none" w:sz="0" w:space="0" w:color="auto"/>
                            <w:right w:val="none" w:sz="0" w:space="0" w:color="auto"/>
                          </w:divBdr>
                          <w:divsChild>
                            <w:div w:id="414059570">
                              <w:marLeft w:val="0"/>
                              <w:marRight w:val="0"/>
                              <w:marTop w:val="0"/>
                              <w:marBottom w:val="0"/>
                              <w:divBdr>
                                <w:top w:val="none" w:sz="0" w:space="0" w:color="auto"/>
                                <w:left w:val="none" w:sz="0" w:space="0" w:color="auto"/>
                                <w:bottom w:val="none" w:sz="0" w:space="0" w:color="auto"/>
                                <w:right w:val="none" w:sz="0" w:space="0" w:color="auto"/>
                              </w:divBdr>
                              <w:divsChild>
                                <w:div w:id="19228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53398">
                          <w:marLeft w:val="0"/>
                          <w:marRight w:val="0"/>
                          <w:marTop w:val="0"/>
                          <w:marBottom w:val="150"/>
                          <w:divBdr>
                            <w:top w:val="none" w:sz="0" w:space="0" w:color="auto"/>
                            <w:left w:val="none" w:sz="0" w:space="0" w:color="auto"/>
                            <w:bottom w:val="none" w:sz="0" w:space="0" w:color="auto"/>
                            <w:right w:val="none" w:sz="0" w:space="0" w:color="auto"/>
                          </w:divBdr>
                          <w:divsChild>
                            <w:div w:id="1134370124">
                              <w:marLeft w:val="0"/>
                              <w:marRight w:val="0"/>
                              <w:marTop w:val="0"/>
                              <w:marBottom w:val="0"/>
                              <w:divBdr>
                                <w:top w:val="none" w:sz="0" w:space="0" w:color="auto"/>
                                <w:left w:val="none" w:sz="0" w:space="0" w:color="auto"/>
                                <w:bottom w:val="none" w:sz="0" w:space="0" w:color="auto"/>
                                <w:right w:val="none" w:sz="0" w:space="0" w:color="auto"/>
                              </w:divBdr>
                              <w:divsChild>
                                <w:div w:id="35473441">
                                  <w:marLeft w:val="-150"/>
                                  <w:marRight w:val="0"/>
                                  <w:marTop w:val="0"/>
                                  <w:marBottom w:val="0"/>
                                  <w:divBdr>
                                    <w:top w:val="none" w:sz="0" w:space="0" w:color="auto"/>
                                    <w:left w:val="none" w:sz="0" w:space="0" w:color="auto"/>
                                    <w:bottom w:val="none" w:sz="0" w:space="0" w:color="auto"/>
                                    <w:right w:val="none" w:sz="0" w:space="0" w:color="auto"/>
                                  </w:divBdr>
                                  <w:divsChild>
                                    <w:div w:id="1978216268">
                                      <w:marLeft w:val="0"/>
                                      <w:marRight w:val="0"/>
                                      <w:marTop w:val="0"/>
                                      <w:marBottom w:val="0"/>
                                      <w:divBdr>
                                        <w:top w:val="none" w:sz="0" w:space="0" w:color="auto"/>
                                        <w:left w:val="none" w:sz="0" w:space="0" w:color="auto"/>
                                        <w:bottom w:val="none" w:sz="0" w:space="0" w:color="auto"/>
                                        <w:right w:val="none" w:sz="0" w:space="0" w:color="auto"/>
                                      </w:divBdr>
                                      <w:divsChild>
                                        <w:div w:id="1195462191">
                                          <w:marLeft w:val="0"/>
                                          <w:marRight w:val="0"/>
                                          <w:marTop w:val="0"/>
                                          <w:marBottom w:val="0"/>
                                          <w:divBdr>
                                            <w:top w:val="none" w:sz="0" w:space="0" w:color="auto"/>
                                            <w:left w:val="none" w:sz="0" w:space="0" w:color="auto"/>
                                            <w:bottom w:val="none" w:sz="0" w:space="0" w:color="auto"/>
                                            <w:right w:val="none" w:sz="0" w:space="0" w:color="auto"/>
                                          </w:divBdr>
                                          <w:divsChild>
                                            <w:div w:id="188167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44486">
                          <w:marLeft w:val="0"/>
                          <w:marRight w:val="0"/>
                          <w:marTop w:val="0"/>
                          <w:marBottom w:val="0"/>
                          <w:divBdr>
                            <w:top w:val="none" w:sz="0" w:space="0" w:color="auto"/>
                            <w:left w:val="none" w:sz="0" w:space="0" w:color="auto"/>
                            <w:bottom w:val="none" w:sz="0" w:space="0" w:color="auto"/>
                            <w:right w:val="none" w:sz="0" w:space="0" w:color="auto"/>
                          </w:divBdr>
                          <w:divsChild>
                            <w:div w:id="235481808">
                              <w:marLeft w:val="0"/>
                              <w:marRight w:val="0"/>
                              <w:marTop w:val="0"/>
                              <w:marBottom w:val="0"/>
                              <w:divBdr>
                                <w:top w:val="none" w:sz="0" w:space="0" w:color="auto"/>
                                <w:left w:val="none" w:sz="0" w:space="0" w:color="auto"/>
                                <w:bottom w:val="none" w:sz="0" w:space="0" w:color="auto"/>
                                <w:right w:val="none" w:sz="0" w:space="0" w:color="auto"/>
                              </w:divBdr>
                              <w:divsChild>
                                <w:div w:id="577710930">
                                  <w:marLeft w:val="0"/>
                                  <w:marRight w:val="0"/>
                                  <w:marTop w:val="0"/>
                                  <w:marBottom w:val="0"/>
                                  <w:divBdr>
                                    <w:top w:val="none" w:sz="0" w:space="0" w:color="auto"/>
                                    <w:left w:val="none" w:sz="0" w:space="0" w:color="auto"/>
                                    <w:bottom w:val="none" w:sz="0" w:space="0" w:color="auto"/>
                                    <w:right w:val="none" w:sz="0" w:space="0" w:color="auto"/>
                                  </w:divBdr>
                                  <w:divsChild>
                                    <w:div w:id="35430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212123">
      <w:bodyDiv w:val="1"/>
      <w:marLeft w:val="0"/>
      <w:marRight w:val="0"/>
      <w:marTop w:val="0"/>
      <w:marBottom w:val="0"/>
      <w:divBdr>
        <w:top w:val="none" w:sz="0" w:space="0" w:color="auto"/>
        <w:left w:val="none" w:sz="0" w:space="0" w:color="auto"/>
        <w:bottom w:val="none" w:sz="0" w:space="0" w:color="auto"/>
        <w:right w:val="none" w:sz="0" w:space="0" w:color="auto"/>
      </w:divBdr>
    </w:div>
    <w:div w:id="2097819525">
      <w:bodyDiv w:val="1"/>
      <w:marLeft w:val="0"/>
      <w:marRight w:val="0"/>
      <w:marTop w:val="0"/>
      <w:marBottom w:val="0"/>
      <w:divBdr>
        <w:top w:val="none" w:sz="0" w:space="0" w:color="auto"/>
        <w:left w:val="none" w:sz="0" w:space="0" w:color="auto"/>
        <w:bottom w:val="none" w:sz="0" w:space="0" w:color="auto"/>
        <w:right w:val="none" w:sz="0" w:space="0" w:color="auto"/>
      </w:divBdr>
    </w:div>
    <w:div w:id="214214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wwwn.cdc.gov/nndss/script/nedss.aspx" TargetMode="Externa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A2E95C-6C32-47AA-A3D0-4F15AB159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19</Pages>
  <Words>3269</Words>
  <Characters>17982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21209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 Hildebrandt</dc:creator>
  <cp:lastModifiedBy>Fatima Lopez Calzado</cp:lastModifiedBy>
  <cp:revision>49</cp:revision>
  <cp:lastPrinted>2017-10-05T20:02:00Z</cp:lastPrinted>
  <dcterms:created xsi:type="dcterms:W3CDTF">2017-10-09T14:51:00Z</dcterms:created>
  <dcterms:modified xsi:type="dcterms:W3CDTF">2018-10-22T12:39:00Z</dcterms:modified>
</cp:coreProperties>
</file>